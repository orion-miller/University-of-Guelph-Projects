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44A28180" w:rsidP="44A28180" w:rsidRDefault="44A28180" w14:paraId="14C21308" w14:textId="72419B05">
      <w:pPr>
        <w:jc w:val="center"/>
        <w:rPr>
          <w:rFonts w:ascii="Cambria" w:hAnsi="Cambria" w:eastAsia="Cambria" w:cs="Cambria"/>
        </w:rPr>
      </w:pPr>
      <w:r>
        <w:rPr>
          <w:noProof/>
          <w:lang w:val="en-US"/>
        </w:rPr>
        <w:drawing>
          <wp:inline distT="0" distB="0" distL="0" distR="0" wp14:anchorId="2E573004" wp14:editId="74578AAB">
            <wp:extent cx="4572000" cy="2076450"/>
            <wp:effectExtent l="0" t="0" r="0" b="0"/>
            <wp:docPr id="45531856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4572000" cy="2076450"/>
                    </a:xfrm>
                    <a:prstGeom prst="rect">
                      <a:avLst/>
                    </a:prstGeom>
                  </pic:spPr>
                </pic:pic>
              </a:graphicData>
            </a:graphic>
          </wp:inline>
        </w:drawing>
      </w:r>
    </w:p>
    <w:p w:rsidR="51069C18" w:rsidP="1D91FF77" w:rsidRDefault="51069C18" w14:paraId="316564E3" w14:textId="7A2AE605" w14:noSpellErr="1">
      <w:pPr>
        <w:jc w:val="center"/>
        <w:rPr>
          <w:rFonts w:ascii="Cambria" w:hAnsi="Cambria" w:eastAsia="Cambria" w:cs="Cambria"/>
          <w:b w:val="1"/>
          <w:bCs w:val="1"/>
          <w:sz w:val="20"/>
          <w:szCs w:val="20"/>
        </w:rPr>
      </w:pPr>
      <w:r w:rsidRPr="1D91FF77" w:rsidR="1D91FF77">
        <w:rPr>
          <w:rFonts w:ascii="Cambria" w:hAnsi="Cambria" w:eastAsia="Cambria" w:cs="Cambria"/>
          <w:b w:val="1"/>
          <w:bCs w:val="1"/>
          <w:sz w:val="24"/>
          <w:szCs w:val="24"/>
        </w:rPr>
        <w:t>T</w:t>
      </w:r>
      <w:r w:rsidRPr="1D91FF77" w:rsidR="1D91FF77">
        <w:rPr>
          <w:rFonts w:ascii="Cambria" w:hAnsi="Cambria" w:eastAsia="Cambria" w:cs="Cambria"/>
          <w:b w:val="1"/>
          <w:bCs w:val="1"/>
          <w:sz w:val="20"/>
          <w:szCs w:val="20"/>
        </w:rPr>
        <w:t>RUE</w:t>
      </w:r>
      <w:r w:rsidRPr="1D91FF77" w:rsidR="1D91FF77">
        <w:rPr>
          <w:rFonts w:ascii="Cambria" w:hAnsi="Cambria" w:eastAsia="Cambria" w:cs="Cambria"/>
          <w:b w:val="1"/>
          <w:bCs w:val="1"/>
          <w:sz w:val="24"/>
          <w:szCs w:val="24"/>
        </w:rPr>
        <w:t>R</w:t>
      </w:r>
      <w:r w:rsidRPr="1D91FF77" w:rsidR="1D91FF77">
        <w:rPr>
          <w:rFonts w:ascii="Cambria" w:hAnsi="Cambria" w:eastAsia="Cambria" w:cs="Cambria"/>
          <w:b w:val="1"/>
          <w:bCs w:val="1"/>
          <w:sz w:val="20"/>
          <w:szCs w:val="20"/>
        </w:rPr>
        <w:t>AIN</w:t>
      </w:r>
      <w:r w:rsidRPr="1D91FF77" w:rsidR="1D91FF77">
        <w:rPr>
          <w:rFonts w:ascii="Cambria" w:hAnsi="Cambria" w:eastAsia="Cambria" w:cs="Cambria"/>
          <w:b w:val="1"/>
          <w:bCs w:val="1"/>
          <w:sz w:val="24"/>
          <w:szCs w:val="24"/>
        </w:rPr>
        <w:t xml:space="preserve"> – T</w:t>
      </w:r>
      <w:r w:rsidRPr="1D91FF77" w:rsidR="1D91FF77">
        <w:rPr>
          <w:rFonts w:ascii="Cambria" w:hAnsi="Cambria" w:eastAsia="Cambria" w:cs="Cambria"/>
          <w:b w:val="1"/>
          <w:bCs w:val="1"/>
          <w:sz w:val="20"/>
          <w:szCs w:val="20"/>
        </w:rPr>
        <w:t>HE</w:t>
      </w:r>
      <w:r w:rsidRPr="1D91FF77" w:rsidR="1D91FF77">
        <w:rPr>
          <w:rFonts w:ascii="Cambria" w:hAnsi="Cambria" w:eastAsia="Cambria" w:cs="Cambria"/>
          <w:b w:val="1"/>
          <w:bCs w:val="1"/>
          <w:sz w:val="24"/>
          <w:szCs w:val="24"/>
        </w:rPr>
        <w:t xml:space="preserve"> S</w:t>
      </w:r>
      <w:r w:rsidRPr="1D91FF77" w:rsidR="1D91FF77">
        <w:rPr>
          <w:rFonts w:ascii="Cambria" w:hAnsi="Cambria" w:eastAsia="Cambria" w:cs="Cambria"/>
          <w:b w:val="1"/>
          <w:bCs w:val="1"/>
          <w:sz w:val="20"/>
          <w:szCs w:val="20"/>
        </w:rPr>
        <w:t>MART</w:t>
      </w:r>
      <w:r w:rsidRPr="1D91FF77" w:rsidR="1D91FF77">
        <w:rPr>
          <w:rFonts w:ascii="Cambria" w:hAnsi="Cambria" w:eastAsia="Cambria" w:cs="Cambria"/>
          <w:b w:val="1"/>
          <w:bCs w:val="1"/>
          <w:sz w:val="24"/>
          <w:szCs w:val="24"/>
        </w:rPr>
        <w:t xml:space="preserve"> S</w:t>
      </w:r>
      <w:r w:rsidRPr="1D91FF77" w:rsidR="1D91FF77">
        <w:rPr>
          <w:rFonts w:ascii="Cambria" w:hAnsi="Cambria" w:eastAsia="Cambria" w:cs="Cambria"/>
          <w:b w:val="1"/>
          <w:bCs w:val="1"/>
          <w:sz w:val="20"/>
          <w:szCs w:val="20"/>
        </w:rPr>
        <w:t>PRINKLER</w:t>
      </w:r>
    </w:p>
    <w:p w:rsidR="44A28180" w:rsidP="44A28180" w:rsidRDefault="44A28180" w14:paraId="439E061D" w14:textId="1FDFAE22">
      <w:pPr>
        <w:jc w:val="center"/>
        <w:rPr>
          <w:rFonts w:ascii="Cambria" w:hAnsi="Cambria" w:eastAsia="Cambria" w:cs="Cambria"/>
          <w:b/>
          <w:sz w:val="24"/>
          <w:szCs w:val="24"/>
        </w:rPr>
      </w:pPr>
    </w:p>
    <w:p w:rsidR="44A28180" w:rsidP="1D91FF77" w:rsidRDefault="44A28180" w14:paraId="54607FD2" w14:textId="4AB0A679" w14:noSpellErr="1">
      <w:pPr>
        <w:jc w:val="center"/>
        <w:rPr>
          <w:rFonts w:ascii="Cambria" w:hAnsi="Cambria" w:eastAsia="Cambria" w:cs="Cambria"/>
          <w:b w:val="1"/>
          <w:bCs w:val="1"/>
          <w:sz w:val="24"/>
          <w:szCs w:val="24"/>
        </w:rPr>
      </w:pPr>
      <w:r w:rsidRPr="1D91FF77" w:rsidR="1D91FF77">
        <w:rPr>
          <w:rFonts w:ascii="Cambria" w:hAnsi="Cambria" w:eastAsia="Cambria" w:cs="Cambria"/>
          <w:b w:val="1"/>
          <w:bCs w:val="1"/>
          <w:sz w:val="24"/>
          <w:szCs w:val="24"/>
        </w:rPr>
        <w:t xml:space="preserve">Final </w:t>
      </w:r>
      <w:r w:rsidRPr="1D91FF77" w:rsidR="1D91FF77">
        <w:rPr>
          <w:rFonts w:ascii="Cambria" w:hAnsi="Cambria" w:eastAsia="Cambria" w:cs="Cambria"/>
          <w:b w:val="1"/>
          <w:bCs w:val="1"/>
          <w:sz w:val="24"/>
          <w:szCs w:val="24"/>
        </w:rPr>
        <w:t>Report</w:t>
      </w:r>
    </w:p>
    <w:p w:rsidR="44A28180" w:rsidP="44A28180" w:rsidRDefault="44A28180" w14:paraId="33B3F3FC" w14:textId="7A45EE66">
      <w:pPr>
        <w:jc w:val="center"/>
        <w:rPr>
          <w:rFonts w:ascii="Cambria" w:hAnsi="Cambria" w:eastAsia="Cambria" w:cs="Cambria"/>
          <w:b/>
          <w:sz w:val="24"/>
          <w:szCs w:val="24"/>
        </w:rPr>
      </w:pPr>
    </w:p>
    <w:p w:rsidR="44A28180" w:rsidP="1D91FF77" w:rsidRDefault="44A28180" w14:paraId="3BAD6B4E" w14:textId="6233F435" w14:noSpellErr="1">
      <w:pPr>
        <w:jc w:val="center"/>
        <w:rPr>
          <w:rFonts w:ascii="Cambria" w:hAnsi="Cambria" w:eastAsia="Cambria" w:cs="Cambria"/>
          <w:b w:val="1"/>
          <w:bCs w:val="1"/>
          <w:sz w:val="24"/>
          <w:szCs w:val="24"/>
        </w:rPr>
      </w:pPr>
      <w:r w:rsidRPr="1D91FF77" w:rsidR="1D91FF77">
        <w:rPr>
          <w:rFonts w:ascii="Cambria" w:hAnsi="Cambria" w:eastAsia="Cambria" w:cs="Cambria"/>
          <w:b w:val="1"/>
          <w:bCs w:val="1"/>
          <w:sz w:val="24"/>
          <w:szCs w:val="24"/>
        </w:rPr>
        <w:t>Machine Design (ENGG*3280)</w:t>
      </w:r>
    </w:p>
    <w:p w:rsidR="44A28180" w:rsidP="1D91FF77" w:rsidRDefault="44A28180" w14:paraId="42CDB142" w14:textId="25634A38" w14:noSpellErr="1">
      <w:pPr>
        <w:jc w:val="center"/>
        <w:rPr>
          <w:rFonts w:ascii="Cambria" w:hAnsi="Cambria" w:eastAsia="Cambria" w:cs="Cambria"/>
          <w:b w:val="1"/>
          <w:bCs w:val="1"/>
          <w:sz w:val="24"/>
          <w:szCs w:val="24"/>
        </w:rPr>
      </w:pPr>
      <w:r w:rsidRPr="1D91FF77" w:rsidR="1D91FF77">
        <w:rPr>
          <w:rFonts w:ascii="Cambria" w:hAnsi="Cambria" w:eastAsia="Cambria" w:cs="Cambria"/>
          <w:b w:val="1"/>
          <w:bCs w:val="1"/>
          <w:sz w:val="24"/>
          <w:szCs w:val="24"/>
        </w:rPr>
        <w:t>Instructor: Hari Simha, Ph. D, P. Eng.</w:t>
      </w:r>
    </w:p>
    <w:p w:rsidR="44A28180" w:rsidP="44A28180" w:rsidRDefault="44A28180" w14:paraId="0347D08A" w14:textId="57603E47">
      <w:pPr>
        <w:jc w:val="center"/>
        <w:rPr>
          <w:rFonts w:ascii="Cambria" w:hAnsi="Cambria" w:eastAsia="Cambria" w:cs="Cambria"/>
          <w:b/>
          <w:sz w:val="24"/>
          <w:szCs w:val="24"/>
        </w:rPr>
      </w:pPr>
      <w:r w:rsidRPr="51069C18">
        <w:rPr>
          <w:rFonts w:ascii="Cambria" w:hAnsi="Cambria" w:eastAsia="Cambria" w:cs="Cambria"/>
          <w:b/>
          <w:sz w:val="24"/>
          <w:szCs w:val="24"/>
        </w:rPr>
        <w:t xml:space="preserve">  </w:t>
      </w:r>
    </w:p>
    <w:p w:rsidR="44A28180" w:rsidP="1D91FF77" w:rsidRDefault="44A28180" w14:paraId="070EF0AD" w14:textId="0331D56D" w14:noSpellErr="1">
      <w:pPr>
        <w:jc w:val="center"/>
        <w:rPr>
          <w:rFonts w:ascii="Cambria" w:hAnsi="Cambria" w:eastAsia="Cambria" w:cs="Cambria"/>
          <w:b w:val="1"/>
          <w:bCs w:val="1"/>
          <w:sz w:val="24"/>
          <w:szCs w:val="24"/>
        </w:rPr>
      </w:pPr>
      <w:r w:rsidRPr="1D91FF77" w:rsidR="1D91FF77">
        <w:rPr>
          <w:rFonts w:ascii="Cambria" w:hAnsi="Cambria" w:eastAsia="Cambria" w:cs="Cambria"/>
          <w:b w:val="1"/>
          <w:bCs w:val="1"/>
          <w:sz w:val="24"/>
          <w:szCs w:val="24"/>
        </w:rPr>
        <w:t xml:space="preserve">Group 9, Section 205 </w:t>
      </w:r>
    </w:p>
    <w:p w:rsidR="51069C18" w:rsidP="51069C18" w:rsidRDefault="51069C18" w14:paraId="02B49311" w14:textId="4F5FD6E2">
      <w:pPr>
        <w:jc w:val="center"/>
        <w:rPr>
          <w:rFonts w:ascii="Cambria" w:hAnsi="Cambria" w:eastAsia="Cambria" w:cs="Cambria"/>
          <w:b/>
          <w:bCs/>
          <w:sz w:val="24"/>
          <w:szCs w:val="24"/>
        </w:rPr>
      </w:pPr>
    </w:p>
    <w:p w:rsidR="44A28180" w:rsidP="44A28180" w:rsidRDefault="44A28180" w14:paraId="0F4530E6" w14:textId="417AE460">
      <w:pPr>
        <w:jc w:val="center"/>
        <w:rPr>
          <w:rFonts w:ascii="Cambria" w:hAnsi="Cambria" w:eastAsia="Cambria" w:cs="Cambria"/>
          <w:b/>
          <w:sz w:val="24"/>
          <w:szCs w:val="24"/>
        </w:rPr>
      </w:pPr>
      <w:r w:rsidRPr="51069C18">
        <w:rPr>
          <w:rFonts w:ascii="Cambria" w:hAnsi="Cambria" w:eastAsia="Cambria" w:cs="Cambria"/>
          <w:b/>
          <w:sz w:val="24"/>
          <w:szCs w:val="24"/>
        </w:rPr>
        <w:t xml:space="preserve"> </w:t>
      </w:r>
    </w:p>
    <w:p w:rsidR="44A28180" w:rsidP="44A28180" w:rsidRDefault="44A28180" w14:paraId="4271127D" w14:textId="79896432">
      <w:pPr>
        <w:jc w:val="center"/>
        <w:rPr>
          <w:rFonts w:ascii="Cambria" w:hAnsi="Cambria" w:eastAsia="Cambria" w:cs="Cambria"/>
          <w:b/>
          <w:sz w:val="24"/>
          <w:szCs w:val="24"/>
        </w:rPr>
      </w:pPr>
      <w:r w:rsidRPr="51069C18">
        <w:rPr>
          <w:rFonts w:ascii="Cambria" w:hAnsi="Cambria" w:eastAsia="Cambria" w:cs="Cambria"/>
          <w:b/>
          <w:sz w:val="24"/>
          <w:szCs w:val="24"/>
        </w:rPr>
        <w:t xml:space="preserve"> </w:t>
      </w:r>
    </w:p>
    <w:p w:rsidR="44A28180" w:rsidP="1D91FF77" w:rsidRDefault="44A28180" w14:paraId="60F71119" w14:textId="1BA2B3DA" w14:noSpellErr="1">
      <w:pPr>
        <w:jc w:val="center"/>
        <w:rPr>
          <w:rFonts w:ascii="Cambria" w:hAnsi="Cambria" w:eastAsia="Cambria" w:cs="Cambria"/>
          <w:b w:val="1"/>
          <w:bCs w:val="1"/>
          <w:sz w:val="24"/>
          <w:szCs w:val="24"/>
        </w:rPr>
      </w:pPr>
      <w:r w:rsidRPr="1D91FF77" w:rsidR="1D91FF77">
        <w:rPr>
          <w:rFonts w:ascii="Cambria" w:hAnsi="Cambria" w:eastAsia="Cambria" w:cs="Cambria"/>
          <w:b w:val="1"/>
          <w:bCs w:val="1"/>
          <w:sz w:val="24"/>
          <w:szCs w:val="24"/>
        </w:rPr>
        <w:t>Chase Ambeau - 0896304</w:t>
      </w:r>
    </w:p>
    <w:p w:rsidR="44A28180" w:rsidP="1D91FF77" w:rsidRDefault="44A28180" w14:paraId="02356B1A" w14:textId="723877E2" w14:noSpellErr="1">
      <w:pPr>
        <w:jc w:val="center"/>
        <w:rPr>
          <w:rFonts w:ascii="Cambria" w:hAnsi="Cambria" w:eastAsia="Cambria" w:cs="Cambria"/>
          <w:b w:val="1"/>
          <w:bCs w:val="1"/>
          <w:sz w:val="24"/>
          <w:szCs w:val="24"/>
        </w:rPr>
      </w:pPr>
      <w:r w:rsidRPr="1D91FF77" w:rsidR="1D91FF77">
        <w:rPr>
          <w:rFonts w:ascii="Cambria" w:hAnsi="Cambria" w:eastAsia="Cambria" w:cs="Cambria"/>
          <w:b w:val="1"/>
          <w:bCs w:val="1"/>
          <w:sz w:val="24"/>
          <w:szCs w:val="24"/>
        </w:rPr>
        <w:t>Brennan Jay - 0887114</w:t>
      </w:r>
    </w:p>
    <w:p w:rsidR="44A28180" w:rsidP="1D91FF77" w:rsidRDefault="44A28180" w14:paraId="5B2A6836" w14:textId="64CC1B4B" w14:noSpellErr="1">
      <w:pPr>
        <w:jc w:val="center"/>
        <w:rPr>
          <w:rFonts w:ascii="Cambria" w:hAnsi="Cambria" w:eastAsia="Cambria" w:cs="Cambria"/>
          <w:b w:val="1"/>
          <w:bCs w:val="1"/>
          <w:sz w:val="24"/>
          <w:szCs w:val="24"/>
        </w:rPr>
      </w:pPr>
      <w:r w:rsidRPr="1D91FF77" w:rsidR="1D91FF77">
        <w:rPr>
          <w:rFonts w:ascii="Cambria" w:hAnsi="Cambria" w:eastAsia="Cambria" w:cs="Cambria"/>
          <w:b w:val="1"/>
          <w:bCs w:val="1"/>
          <w:sz w:val="24"/>
          <w:szCs w:val="24"/>
        </w:rPr>
        <w:t>Jun Lu (Aaron) - 0885914</w:t>
      </w:r>
    </w:p>
    <w:p w:rsidR="44A28180" w:rsidP="1D91FF77" w:rsidRDefault="44A28180" w14:paraId="144CF8DF" w14:textId="329EE81A" w14:noSpellErr="1">
      <w:pPr>
        <w:jc w:val="center"/>
        <w:rPr>
          <w:rFonts w:ascii="Cambria" w:hAnsi="Cambria" w:eastAsia="Cambria" w:cs="Cambria"/>
          <w:b w:val="1"/>
          <w:bCs w:val="1"/>
          <w:sz w:val="24"/>
          <w:szCs w:val="24"/>
        </w:rPr>
      </w:pPr>
      <w:r w:rsidRPr="1D91FF77" w:rsidR="1D91FF77">
        <w:rPr>
          <w:rFonts w:ascii="Cambria" w:hAnsi="Cambria" w:eastAsia="Cambria" w:cs="Cambria"/>
          <w:b w:val="1"/>
          <w:bCs w:val="1"/>
          <w:sz w:val="24"/>
          <w:szCs w:val="24"/>
        </w:rPr>
        <w:t>Orion Miller - 0939412</w:t>
      </w:r>
    </w:p>
    <w:p w:rsidR="44A28180" w:rsidP="1D91FF77" w:rsidRDefault="44A28180" w14:paraId="0D0247A3" w14:textId="067D2231" w14:noSpellErr="1">
      <w:pPr>
        <w:jc w:val="center"/>
        <w:rPr>
          <w:rFonts w:ascii="Cambria" w:hAnsi="Cambria" w:eastAsia="Cambria" w:cs="Cambria"/>
          <w:b w:val="1"/>
          <w:bCs w:val="1"/>
          <w:sz w:val="24"/>
          <w:szCs w:val="24"/>
        </w:rPr>
      </w:pPr>
      <w:r w:rsidRPr="1D91FF77" w:rsidR="1D91FF77">
        <w:rPr>
          <w:rFonts w:ascii="Cambria" w:hAnsi="Cambria" w:eastAsia="Cambria" w:cs="Cambria"/>
          <w:b w:val="1"/>
          <w:bCs w:val="1"/>
          <w:sz w:val="24"/>
          <w:szCs w:val="24"/>
        </w:rPr>
        <w:t>Andrew Roberts - 0945811</w:t>
      </w:r>
    </w:p>
    <w:p w:rsidR="44A28180" w:rsidP="44A28180" w:rsidRDefault="44A28180" w14:paraId="2C05F6AE" w14:textId="7EC677DB">
      <w:pPr>
        <w:jc w:val="center"/>
        <w:rPr>
          <w:rFonts w:ascii="Cambria" w:hAnsi="Cambria" w:eastAsia="Cambria" w:cs="Cambria"/>
          <w:b/>
          <w:sz w:val="24"/>
          <w:szCs w:val="24"/>
        </w:rPr>
      </w:pPr>
      <w:r w:rsidRPr="51069C18">
        <w:rPr>
          <w:rFonts w:ascii="Cambria" w:hAnsi="Cambria" w:eastAsia="Cambria" w:cs="Cambria"/>
          <w:b/>
          <w:sz w:val="24"/>
          <w:szCs w:val="24"/>
        </w:rPr>
        <w:t xml:space="preserve"> </w:t>
      </w:r>
    </w:p>
    <w:p w:rsidR="51069C18" w:rsidP="51069C18" w:rsidRDefault="51069C18" w14:paraId="45764CB4" w14:textId="479C3891">
      <w:pPr>
        <w:jc w:val="center"/>
        <w:rPr>
          <w:rFonts w:ascii="Cambria" w:hAnsi="Cambria" w:eastAsia="Cambria" w:cs="Cambria"/>
          <w:b/>
          <w:bCs/>
          <w:sz w:val="24"/>
          <w:szCs w:val="24"/>
        </w:rPr>
      </w:pPr>
    </w:p>
    <w:p w:rsidR="51069C18" w:rsidP="51069C18" w:rsidRDefault="51069C18" w14:paraId="2ABB654C" w14:textId="1E236B92">
      <w:pPr>
        <w:jc w:val="center"/>
        <w:rPr>
          <w:rFonts w:ascii="Cambria" w:hAnsi="Cambria" w:eastAsia="Cambria" w:cs="Cambria"/>
          <w:b/>
          <w:bCs/>
          <w:sz w:val="24"/>
          <w:szCs w:val="24"/>
        </w:rPr>
      </w:pPr>
    </w:p>
    <w:p w:rsidR="44A28180" w:rsidP="1D91FF77" w:rsidRDefault="1ECDA133" w14:paraId="333E9CAD" w14:textId="04877FF9" w14:noSpellErr="1">
      <w:pPr>
        <w:jc w:val="center"/>
        <w:rPr>
          <w:rFonts w:ascii="Cambria" w:hAnsi="Cambria" w:eastAsia="Cambria" w:cs="Cambria"/>
          <w:b w:val="1"/>
          <w:bCs w:val="1"/>
          <w:sz w:val="24"/>
          <w:szCs w:val="24"/>
        </w:rPr>
      </w:pPr>
      <w:r w:rsidRPr="1D91FF77" w:rsidR="1D91FF77">
        <w:rPr>
          <w:rFonts w:ascii="Cambria" w:hAnsi="Cambria" w:eastAsia="Cambria" w:cs="Cambria"/>
          <w:b w:val="1"/>
          <w:bCs w:val="1"/>
          <w:sz w:val="24"/>
          <w:szCs w:val="24"/>
        </w:rPr>
        <w:t>Due Date: 01 / 12 / 2017</w:t>
      </w:r>
    </w:p>
    <w:p w:rsidRPr="0031058B" w:rsidR="0015387A" w:rsidP="1D91FF77" w:rsidRDefault="51069C18" w14:paraId="183354C4" w14:textId="77777777" w14:noSpellErr="1">
      <w:pPr>
        <w:rPr>
          <w:rFonts w:ascii="Cambria" w:hAnsi="Cambria" w:eastAsia="Cambria" w:cs="Cambria"/>
          <w:sz w:val="24"/>
          <w:szCs w:val="24"/>
        </w:rPr>
      </w:pPr>
      <w:r w:rsidRPr="1D91FF77">
        <w:rPr>
          <w:rFonts w:ascii="Cambria" w:hAnsi="Cambria" w:eastAsia="Cambria" w:cs="Cambria"/>
        </w:rPr>
        <w:br w:type="page"/>
      </w:r>
      <w:r w:rsidRPr="1D91FF77" w:rsidR="1D91FF77">
        <w:rPr>
          <w:rFonts w:ascii="Century" w:hAnsi="Century" w:eastAsia="Century" w:cs="Century"/>
          <w:sz w:val="40"/>
          <w:szCs w:val="40"/>
        </w:rPr>
        <w:t>E</w:t>
      </w:r>
      <w:r w:rsidRPr="1D91FF77" w:rsidR="1D91FF77">
        <w:rPr>
          <w:rFonts w:ascii="Century" w:hAnsi="Century" w:eastAsia="Century" w:cs="Century"/>
          <w:sz w:val="32"/>
          <w:szCs w:val="32"/>
        </w:rPr>
        <w:t>XECUTIVE</w:t>
      </w:r>
      <w:r w:rsidRPr="1D91FF77" w:rsidR="1D91FF77">
        <w:rPr>
          <w:rFonts w:ascii="Century" w:hAnsi="Century" w:eastAsia="Century" w:cs="Century"/>
          <w:sz w:val="40"/>
          <w:szCs w:val="40"/>
        </w:rPr>
        <w:t xml:space="preserve"> S</w:t>
      </w:r>
      <w:r w:rsidRPr="1D91FF77" w:rsidR="1D91FF77">
        <w:rPr>
          <w:rFonts w:ascii="Century" w:hAnsi="Century" w:eastAsia="Century" w:cs="Century"/>
          <w:sz w:val="32"/>
          <w:szCs w:val="32"/>
        </w:rPr>
        <w:t>UMMARY</w:t>
      </w:r>
    </w:p>
    <w:p w:rsidR="0015387A" w:rsidP="1D91FF77" w:rsidRDefault="0015387A" w14:paraId="0447B015" w14:textId="77777777">
      <w:pPr>
        <w:ind w:firstLine="720"/>
        <w:jc w:val="both"/>
        <w:rPr>
          <w:rFonts w:ascii="Cambria" w:hAnsi="Cambria" w:eastAsia="Cambria" w:cs="Cambria"/>
          <w:sz w:val="36"/>
          <w:szCs w:val="36"/>
        </w:rPr>
      </w:pPr>
      <w:r w:rsidRPr="1D91FF77" w:rsidR="1D91FF77">
        <w:rPr>
          <w:rFonts w:ascii="Cambria" w:hAnsi="Cambria" w:eastAsia="Cambria" w:cs="Cambria"/>
          <w:sz w:val="24"/>
          <w:szCs w:val="24"/>
        </w:rPr>
        <w:t>Millions of small</w:t>
      </w:r>
      <w:r w:rsidRPr="1D91FF77" w:rsidR="1D91FF77">
        <w:rPr>
          <w:rFonts w:ascii="Cambria" w:hAnsi="Cambria" w:eastAsia="Cambria" w:cs="Cambria"/>
          <w:sz w:val="24"/>
          <w:szCs w:val="24"/>
        </w:rPr>
        <w:t>-</w:t>
      </w:r>
      <w:r w:rsidRPr="1D91FF77" w:rsidR="1D91FF77">
        <w:rPr>
          <w:rFonts w:ascii="Cambria" w:hAnsi="Cambria" w:eastAsia="Cambria" w:cs="Cambria"/>
          <w:sz w:val="24"/>
          <w:szCs w:val="24"/>
        </w:rPr>
        <w:t xml:space="preserve">time gardeners and greenhouse owners around the globe experience the issue of watering their plants following a strict schedule. When watering, the average plant needs a certain amount of water in order to sustain life. If it is not well kept, the greenery will soon </w:t>
      </w:r>
      <w:r w:rsidRPr="1D91FF77" w:rsidR="1D91FF77">
        <w:rPr>
          <w:rFonts w:ascii="Cambria" w:hAnsi="Cambria" w:eastAsia="Cambria" w:cs="Cambria"/>
          <w:sz w:val="24"/>
          <w:szCs w:val="24"/>
        </w:rPr>
        <w:t>wither</w:t>
      </w:r>
      <w:r w:rsidRPr="1D91FF77" w:rsidR="1D91FF77">
        <w:rPr>
          <w:rFonts w:ascii="Cambria" w:hAnsi="Cambria" w:eastAsia="Cambria" w:cs="Cambria"/>
          <w:sz w:val="24"/>
          <w:szCs w:val="24"/>
        </w:rPr>
        <w:t xml:space="preserve"> away and die. This particular point of issue can be resolved by the </w:t>
      </w:r>
      <w:proofErr w:type="spellStart"/>
      <w:r w:rsidRPr="1D91FF77" w:rsidR="1D91FF77">
        <w:rPr>
          <w:rFonts w:ascii="Cambria" w:hAnsi="Cambria" w:eastAsia="Cambria" w:cs="Cambria"/>
          <w:sz w:val="24"/>
          <w:szCs w:val="24"/>
        </w:rPr>
        <w:t>TrueRain</w:t>
      </w:r>
      <w:proofErr w:type="spellEnd"/>
      <w:r w:rsidRPr="1D91FF77" w:rsidR="1D91FF77">
        <w:rPr>
          <w:rFonts w:ascii="Cambria" w:hAnsi="Cambria" w:eastAsia="Cambria" w:cs="Cambria"/>
          <w:sz w:val="24"/>
          <w:szCs w:val="24"/>
        </w:rPr>
        <w:t>, a smart sprinkler mechanism that can water a garden following a strict schedule and locate the specific positions of each plant with the pre-programmed knowledge of how much water will be required for the sprout to sustain life.</w:t>
      </w:r>
    </w:p>
    <w:p w:rsidR="0015387A" w:rsidP="1D91FF77" w:rsidRDefault="0015387A" w14:paraId="4D3AD70A" w14:textId="77777777">
      <w:pPr>
        <w:ind w:firstLine="720"/>
        <w:jc w:val="both"/>
        <w:rPr>
          <w:rFonts w:ascii="Cambria" w:hAnsi="Cambria" w:eastAsia="Cambria" w:cs="Cambria"/>
          <w:sz w:val="24"/>
          <w:szCs w:val="24"/>
        </w:rPr>
      </w:pPr>
      <w:r w:rsidRPr="1D91FF77" w:rsidR="1D91FF77">
        <w:rPr>
          <w:rFonts w:ascii="Cambria" w:hAnsi="Cambria" w:eastAsia="Cambria" w:cs="Cambria"/>
          <w:sz w:val="24"/>
          <w:szCs w:val="24"/>
        </w:rPr>
        <w:t xml:space="preserve">The simple, ergonomic design created grants the user the ability to simply mount the mechanism along a fence or on the walls of a greenhouse in order to roll along a track whilst watering the plants. The machine comes in a standard length of four feet, with all of the mechanical and electrical parts included. The system can further be designed such that a customizable model can be implemented, adding more tracks and racks to create a full circuit for the mechanism. With the use of a simple controller, the </w:t>
      </w:r>
      <w:proofErr w:type="spellStart"/>
      <w:r w:rsidRPr="1D91FF77" w:rsidR="1D91FF77">
        <w:rPr>
          <w:rFonts w:ascii="Cambria" w:hAnsi="Cambria" w:eastAsia="Cambria" w:cs="Cambria"/>
          <w:sz w:val="24"/>
          <w:szCs w:val="24"/>
        </w:rPr>
        <w:t>TrueRain</w:t>
      </w:r>
      <w:proofErr w:type="spellEnd"/>
      <w:r w:rsidRPr="1D91FF77" w:rsidR="1D91FF77">
        <w:rPr>
          <w:rFonts w:ascii="Cambria" w:hAnsi="Cambria" w:eastAsia="Cambria" w:cs="Cambria"/>
          <w:sz w:val="24"/>
          <w:szCs w:val="24"/>
        </w:rPr>
        <w:t xml:space="preserve"> system was programmed to locate the position of a plant or multiple plants the as it travelled along the track, also knowing the duration of time each plant required attention for. </w:t>
      </w:r>
    </w:p>
    <w:p w:rsidR="0015387A" w:rsidP="1D91FF77" w:rsidRDefault="0015387A" w14:paraId="65588A6D" w14:textId="77777777">
      <w:pPr>
        <w:ind w:firstLine="720"/>
        <w:jc w:val="both"/>
        <w:rPr>
          <w:rFonts w:ascii="Cambria" w:hAnsi="Cambria" w:eastAsia="Cambria" w:cs="Cambria"/>
          <w:sz w:val="24"/>
          <w:szCs w:val="24"/>
        </w:rPr>
      </w:pPr>
      <w:r w:rsidRPr="1D91FF77" w:rsidR="1D91FF77">
        <w:rPr>
          <w:rFonts w:ascii="Cambria" w:hAnsi="Cambria" w:eastAsia="Cambria" w:cs="Cambria"/>
          <w:sz w:val="24"/>
          <w:szCs w:val="24"/>
        </w:rPr>
        <w:t xml:space="preserve">In an ideal environment, the </w:t>
      </w:r>
      <w:proofErr w:type="spellStart"/>
      <w:r w:rsidRPr="1D91FF77" w:rsidR="1D91FF77">
        <w:rPr>
          <w:rFonts w:ascii="Cambria" w:hAnsi="Cambria" w:eastAsia="Cambria" w:cs="Cambria"/>
          <w:sz w:val="24"/>
          <w:szCs w:val="24"/>
        </w:rPr>
        <w:t>TrueRain</w:t>
      </w:r>
      <w:proofErr w:type="spellEnd"/>
      <w:r w:rsidRPr="1D91FF77" w:rsidR="1D91FF77">
        <w:rPr>
          <w:rFonts w:ascii="Cambria" w:hAnsi="Cambria" w:eastAsia="Cambria" w:cs="Cambria"/>
          <w:sz w:val="24"/>
          <w:szCs w:val="24"/>
        </w:rPr>
        <w:t xml:space="preserve"> sprinkler system would roll along the roller rack using the force exerted by the pinion on the DC motor, taking it across the track to the programmed location of each plant. Once at its position of action, the stepper motor would rotate itself to its designated angle to ensure the water pumped through a hose reaches its target as it spews out of its custom designed nozzle. The main problem with the machine once completed was the pinions ability to flow flawlessly across the rack to reach its programmed position. Accuracy with the pinion along the rack proved difficult to design a precise program that allowed the mechanism to line itself up exactly.</w:t>
      </w:r>
    </w:p>
    <w:p w:rsidR="0015387A" w:rsidP="1D91FF77" w:rsidRDefault="0015387A" w14:paraId="10C351BD" w14:textId="77777777" w14:noSpellErr="1">
      <w:pPr>
        <w:ind w:firstLine="720"/>
        <w:jc w:val="both"/>
        <w:rPr>
          <w:rFonts w:ascii="Cambria" w:hAnsi="Cambria" w:eastAsia="Cambria" w:cs="Cambria"/>
          <w:sz w:val="24"/>
          <w:szCs w:val="24"/>
        </w:rPr>
      </w:pPr>
      <w:r w:rsidRPr="1D91FF77" w:rsidR="1D91FF77">
        <w:rPr>
          <w:rFonts w:ascii="Cambria" w:hAnsi="Cambria" w:eastAsia="Cambria" w:cs="Cambria"/>
          <w:sz w:val="24"/>
          <w:szCs w:val="24"/>
        </w:rPr>
        <w:t xml:space="preserve">Some additional modifications that could be made to ensure a better, more efficient design would include the sprinkler being more level with the ground at the base of the plant to guarantee that plants were not being pelted by water, losing water from splashing off leaves, and leaving the leaves sunburnt from the sun rays. </w:t>
      </w:r>
    </w:p>
    <w:p w:rsidR="0015387A" w:rsidP="51069C18" w:rsidRDefault="0015387A" w14:paraId="5DF8D55F" w14:textId="77777777">
      <w:pPr>
        <w:rPr>
          <w:rFonts w:ascii="Century" w:hAnsi="Century" w:eastAsia="Century" w:cs="Century"/>
          <w:sz w:val="40"/>
          <w:szCs w:val="40"/>
        </w:rPr>
      </w:pPr>
    </w:p>
    <w:p w:rsidR="0015387A" w:rsidP="51069C18" w:rsidRDefault="0015387A" w14:paraId="6611389C" w14:textId="77777777">
      <w:pPr>
        <w:rPr>
          <w:rFonts w:ascii="Century" w:hAnsi="Century" w:eastAsia="Century" w:cs="Century"/>
          <w:sz w:val="40"/>
          <w:szCs w:val="40"/>
        </w:rPr>
      </w:pPr>
    </w:p>
    <w:p w:rsidR="0015387A" w:rsidP="51069C18" w:rsidRDefault="0015387A" w14:paraId="7C93FCCC" w14:textId="77777777">
      <w:pPr>
        <w:rPr>
          <w:rFonts w:ascii="Century" w:hAnsi="Century" w:eastAsia="Century" w:cs="Century"/>
          <w:sz w:val="40"/>
          <w:szCs w:val="40"/>
        </w:rPr>
      </w:pPr>
    </w:p>
    <w:p w:rsidR="0015387A" w:rsidP="51069C18" w:rsidRDefault="0015387A" w14:paraId="06FB130F" w14:textId="77777777">
      <w:pPr>
        <w:rPr>
          <w:rFonts w:ascii="Century" w:hAnsi="Century" w:eastAsia="Century" w:cs="Century"/>
          <w:sz w:val="40"/>
          <w:szCs w:val="40"/>
        </w:rPr>
      </w:pPr>
    </w:p>
    <w:p w:rsidR="0015387A" w:rsidP="51069C18" w:rsidRDefault="0015387A" w14:paraId="2A5A65CD" w14:textId="77777777">
      <w:pPr>
        <w:rPr>
          <w:rFonts w:ascii="Century" w:hAnsi="Century" w:eastAsia="Century" w:cs="Century"/>
          <w:sz w:val="40"/>
          <w:szCs w:val="40"/>
        </w:rPr>
      </w:pPr>
    </w:p>
    <w:p w:rsidR="0015387A" w:rsidP="51069C18" w:rsidRDefault="0015387A" w14:paraId="46EA2ADA" w14:textId="77777777">
      <w:pPr>
        <w:rPr>
          <w:rFonts w:ascii="Century" w:hAnsi="Century" w:eastAsia="Century" w:cs="Century"/>
          <w:sz w:val="40"/>
          <w:szCs w:val="40"/>
        </w:rPr>
      </w:pPr>
    </w:p>
    <w:p w:rsidR="51069C18" w:rsidP="1D91FF77" w:rsidRDefault="0096149F" w14:paraId="5C657524" w14:textId="69002DCE" w14:noSpellErr="1">
      <w:pPr>
        <w:rPr>
          <w:rFonts w:ascii="Cambria" w:hAnsi="Cambria" w:eastAsia="Cambria" w:cs="Cambria"/>
          <w:sz w:val="16"/>
          <w:szCs w:val="16"/>
        </w:rPr>
      </w:pPr>
      <w:r w:rsidRPr="1D91FF77" w:rsidR="1D91FF77">
        <w:rPr>
          <w:rFonts w:ascii="Century" w:hAnsi="Century" w:eastAsia="Century" w:cs="Century"/>
          <w:sz w:val="40"/>
          <w:szCs w:val="40"/>
        </w:rPr>
        <w:t>C</w:t>
      </w:r>
      <w:r w:rsidRPr="1D91FF77" w:rsidR="1D91FF77">
        <w:rPr>
          <w:rFonts w:ascii="Century" w:hAnsi="Century" w:eastAsia="Century" w:cs="Century"/>
          <w:sz w:val="32"/>
          <w:szCs w:val="32"/>
        </w:rPr>
        <w:t>ONTENTS</w:t>
      </w:r>
    </w:p>
    <w:p w:rsidR="44A28180" w:rsidP="1D91FF77" w:rsidRDefault="43FCEC08" w14:paraId="42AEB1CE" w14:textId="4D75D47D" w14:noSpellErr="1">
      <w:pPr>
        <w:rPr>
          <w:rFonts w:ascii="Cambria" w:hAnsi="Cambria" w:eastAsia="Cambria" w:cs="Cambria"/>
          <w:sz w:val="24"/>
          <w:szCs w:val="24"/>
        </w:rPr>
      </w:pPr>
      <w:r w:rsidRPr="1D91FF77" w:rsidR="1D91FF77">
        <w:rPr>
          <w:rFonts w:ascii="Cambria" w:hAnsi="Cambria" w:eastAsia="Cambria" w:cs="Cambria"/>
          <w:sz w:val="24"/>
          <w:szCs w:val="24"/>
        </w:rPr>
        <w:t>Introduction………………………………………………………………………………………………………………4</w:t>
      </w:r>
    </w:p>
    <w:p w:rsidR="44A28180" w:rsidP="1D91FF77" w:rsidRDefault="43FCEC08" w14:paraId="46EB5F52" w14:textId="3C9B3A92" w14:noSpellErr="1">
      <w:pPr>
        <w:rPr>
          <w:rFonts w:ascii="Cambria" w:hAnsi="Cambria" w:eastAsia="Cambria" w:cs="Cambria"/>
          <w:sz w:val="24"/>
          <w:szCs w:val="24"/>
        </w:rPr>
      </w:pPr>
      <w:r w:rsidRPr="1D91FF77" w:rsidR="1D91FF77">
        <w:rPr>
          <w:rFonts w:ascii="Cambria" w:hAnsi="Cambria" w:eastAsia="Cambria" w:cs="Cambria"/>
          <w:sz w:val="24"/>
          <w:szCs w:val="24"/>
        </w:rPr>
        <w:t>Background……………………………………………………………………………………………………………….5</w:t>
      </w:r>
    </w:p>
    <w:p w:rsidR="0096149F" w:rsidP="1D91FF77" w:rsidRDefault="0096149F" w14:paraId="75711D57" w14:textId="1D5DA7C5" w14:noSpellErr="1">
      <w:pPr>
        <w:rPr>
          <w:rFonts w:ascii="Cambria" w:hAnsi="Cambria" w:eastAsia="Cambria" w:cs="Cambria"/>
          <w:sz w:val="24"/>
          <w:szCs w:val="24"/>
        </w:rPr>
      </w:pPr>
      <w:r w:rsidRPr="1D91FF77" w:rsidR="1D91FF77">
        <w:rPr>
          <w:rFonts w:ascii="Cambria" w:hAnsi="Cambria" w:eastAsia="Cambria" w:cs="Cambria"/>
          <w:sz w:val="24"/>
          <w:szCs w:val="24"/>
        </w:rPr>
        <w:t xml:space="preserve">     Criteria</w:t>
      </w:r>
      <w:r w:rsidRPr="1D91FF77" w:rsidR="1D91FF77">
        <w:rPr>
          <w:rFonts w:ascii="Cambria" w:hAnsi="Cambria" w:eastAsia="Cambria" w:cs="Cambria"/>
          <w:sz w:val="24"/>
          <w:szCs w:val="24"/>
        </w:rPr>
        <w:t>………………………………………………………………………………………………………………</w:t>
      </w:r>
      <w:r w:rsidRPr="1D91FF77" w:rsidR="1D91FF77">
        <w:rPr>
          <w:rFonts w:ascii="Cambria" w:hAnsi="Cambria" w:eastAsia="Cambria" w:cs="Cambria"/>
          <w:sz w:val="24"/>
          <w:szCs w:val="24"/>
        </w:rPr>
        <w:t>….5</w:t>
      </w:r>
    </w:p>
    <w:p w:rsidR="0096149F" w:rsidP="1D91FF77" w:rsidRDefault="0096149F" w14:paraId="2E12CBB1" w14:textId="0B3B19D2" w14:noSpellErr="1">
      <w:pPr>
        <w:rPr>
          <w:rFonts w:ascii="Cambria" w:hAnsi="Cambria" w:eastAsia="Cambria" w:cs="Cambria"/>
          <w:sz w:val="24"/>
          <w:szCs w:val="24"/>
        </w:rPr>
      </w:pPr>
      <w:r w:rsidRPr="1D91FF77" w:rsidR="1D91FF77">
        <w:rPr>
          <w:rFonts w:ascii="Cambria" w:hAnsi="Cambria" w:eastAsia="Cambria" w:cs="Cambria"/>
          <w:sz w:val="24"/>
          <w:szCs w:val="24"/>
        </w:rPr>
        <w:t xml:space="preserve">     Constraints</w:t>
      </w:r>
      <w:r w:rsidRPr="1D91FF77" w:rsidR="1D91FF77">
        <w:rPr>
          <w:rFonts w:ascii="Cambria" w:hAnsi="Cambria" w:eastAsia="Cambria" w:cs="Cambria"/>
          <w:sz w:val="24"/>
          <w:szCs w:val="24"/>
        </w:rPr>
        <w:t>…………………………</w:t>
      </w:r>
      <w:r w:rsidRPr="1D91FF77" w:rsidR="1D91FF77">
        <w:rPr>
          <w:rFonts w:ascii="Cambria" w:hAnsi="Cambria" w:eastAsia="Cambria" w:cs="Cambria"/>
          <w:sz w:val="24"/>
          <w:szCs w:val="24"/>
        </w:rPr>
        <w:t>…………………………………………………………………………………5</w:t>
      </w:r>
    </w:p>
    <w:p w:rsidR="44A28180" w:rsidP="1D91FF77" w:rsidRDefault="43FCEC08" w14:paraId="617947E1" w14:textId="13C29418" w14:noSpellErr="1">
      <w:pPr>
        <w:rPr>
          <w:rFonts w:ascii="Cambria" w:hAnsi="Cambria" w:eastAsia="Cambria" w:cs="Cambria"/>
          <w:sz w:val="24"/>
          <w:szCs w:val="24"/>
        </w:rPr>
      </w:pPr>
      <w:r w:rsidRPr="1D91FF77" w:rsidR="1D91FF77">
        <w:rPr>
          <w:rFonts w:ascii="Cambria" w:hAnsi="Cambria" w:eastAsia="Cambria" w:cs="Cambria"/>
          <w:sz w:val="24"/>
          <w:szCs w:val="24"/>
        </w:rPr>
        <w:t>Detailed Design and Analysis……………………………………………………………………………………...6</w:t>
      </w:r>
    </w:p>
    <w:p w:rsidR="44A28180" w:rsidP="1D91FF77" w:rsidRDefault="43FCEC08" w14:paraId="0E954737" w14:textId="3E8B3E67" w14:noSpellErr="1">
      <w:pPr>
        <w:rPr>
          <w:rFonts w:ascii="Cambria" w:hAnsi="Cambria" w:eastAsia="Cambria" w:cs="Cambria"/>
          <w:sz w:val="24"/>
          <w:szCs w:val="24"/>
        </w:rPr>
      </w:pPr>
      <w:r w:rsidRPr="1D91FF77" w:rsidR="1D91FF77">
        <w:rPr>
          <w:rFonts w:ascii="Cambria" w:hAnsi="Cambria" w:eastAsia="Cambria" w:cs="Cambria"/>
          <w:sz w:val="24"/>
          <w:szCs w:val="24"/>
        </w:rPr>
        <w:t>Analysis and Optimization………………………………………………………………………………………..10</w:t>
      </w:r>
    </w:p>
    <w:p w:rsidR="44A28180" w:rsidP="1D91FF77" w:rsidRDefault="43FCEC08" w14:paraId="6606BA5D" w14:textId="7DE381C9" w14:noSpellErr="1">
      <w:pPr>
        <w:rPr>
          <w:rFonts w:ascii="Cambria" w:hAnsi="Cambria" w:eastAsia="Cambria" w:cs="Cambria"/>
          <w:sz w:val="24"/>
          <w:szCs w:val="24"/>
        </w:rPr>
      </w:pPr>
      <w:r w:rsidRPr="1D91FF77" w:rsidR="1D91FF77">
        <w:rPr>
          <w:rFonts w:ascii="Cambria" w:hAnsi="Cambria" w:eastAsia="Cambria" w:cs="Cambria"/>
          <w:sz w:val="24"/>
          <w:szCs w:val="24"/>
        </w:rPr>
        <w:t>Testing and Evaluation…………………………………………………………………………………………….13</w:t>
      </w:r>
    </w:p>
    <w:p w:rsidR="0096149F" w:rsidP="1D91FF77" w:rsidRDefault="0096149F" w14:paraId="1FA9D058" w14:textId="030AB486" w14:noSpellErr="1">
      <w:pPr>
        <w:rPr>
          <w:rFonts w:ascii="Cambria" w:hAnsi="Cambria" w:eastAsia="Cambria" w:cs="Cambria"/>
          <w:sz w:val="24"/>
          <w:szCs w:val="24"/>
        </w:rPr>
      </w:pPr>
      <w:r w:rsidRPr="1D91FF77" w:rsidR="1D91FF77">
        <w:rPr>
          <w:rFonts w:ascii="Cambria" w:hAnsi="Cambria" w:eastAsia="Cambria" w:cs="Cambria"/>
          <w:sz w:val="24"/>
          <w:szCs w:val="24"/>
        </w:rPr>
        <w:t xml:space="preserve">     Cost Analysis</w:t>
      </w:r>
      <w:r w:rsidRPr="1D91FF77" w:rsidR="1D91FF77">
        <w:rPr>
          <w:rFonts w:ascii="Cambria" w:hAnsi="Cambria" w:eastAsia="Cambria" w:cs="Cambria"/>
          <w:sz w:val="24"/>
          <w:szCs w:val="24"/>
        </w:rPr>
        <w:t>…………………………</w:t>
      </w:r>
      <w:r w:rsidRPr="1D91FF77" w:rsidR="1D91FF77">
        <w:rPr>
          <w:rFonts w:ascii="Cambria" w:hAnsi="Cambria" w:eastAsia="Cambria" w:cs="Cambria"/>
          <w:sz w:val="24"/>
          <w:szCs w:val="24"/>
        </w:rPr>
        <w:t>…………………………………………………………………………….14</w:t>
      </w:r>
    </w:p>
    <w:p w:rsidR="44A28180" w:rsidP="1D91FF77" w:rsidRDefault="43FCEC08" w14:paraId="10FBCB7B" w14:textId="6E27BE72" w14:noSpellErr="1">
      <w:pPr>
        <w:rPr>
          <w:rFonts w:ascii="Cambria" w:hAnsi="Cambria" w:eastAsia="Cambria" w:cs="Cambria"/>
          <w:sz w:val="24"/>
          <w:szCs w:val="24"/>
        </w:rPr>
      </w:pPr>
      <w:r w:rsidRPr="1D91FF77" w:rsidR="1D91FF77">
        <w:rPr>
          <w:rFonts w:ascii="Cambria" w:hAnsi="Cambria" w:eastAsia="Cambria" w:cs="Cambria"/>
          <w:sz w:val="24"/>
          <w:szCs w:val="24"/>
        </w:rPr>
        <w:t>Design Evaluation…………………………………………………………………………………………………….16</w:t>
      </w:r>
    </w:p>
    <w:p w:rsidR="44A28180" w:rsidP="1D91FF77" w:rsidRDefault="43FCEC08" w14:paraId="6B0B870F" w14:textId="394124EA" w14:noSpellErr="1">
      <w:pPr>
        <w:rPr>
          <w:rFonts w:ascii="Cambria" w:hAnsi="Cambria" w:eastAsia="Cambria" w:cs="Cambria"/>
          <w:sz w:val="24"/>
          <w:szCs w:val="24"/>
        </w:rPr>
      </w:pPr>
      <w:r w:rsidRPr="1D91FF77" w:rsidR="1D91FF77">
        <w:rPr>
          <w:rFonts w:ascii="Cambria" w:hAnsi="Cambria" w:eastAsia="Cambria" w:cs="Cambria"/>
          <w:sz w:val="24"/>
          <w:szCs w:val="24"/>
        </w:rPr>
        <w:t>Conclusion..……………………………………………………………………………………………………………..17</w:t>
      </w:r>
    </w:p>
    <w:p w:rsidR="00760E1F" w:rsidP="1D91FF77" w:rsidRDefault="43FCEC08" w14:paraId="1DE6EF1B" w14:textId="77777777" w14:noSpellErr="1">
      <w:pPr>
        <w:rPr>
          <w:rFonts w:ascii="Cambria" w:hAnsi="Cambria" w:eastAsia="Cambria" w:cs="Cambria"/>
          <w:sz w:val="24"/>
          <w:szCs w:val="24"/>
        </w:rPr>
      </w:pPr>
      <w:r w:rsidRPr="1D91FF77" w:rsidR="1D91FF77">
        <w:rPr>
          <w:rFonts w:ascii="Cambria" w:hAnsi="Cambria" w:eastAsia="Cambria" w:cs="Cambria"/>
          <w:sz w:val="24"/>
          <w:szCs w:val="24"/>
        </w:rPr>
        <w:t>Appendix</w:t>
      </w:r>
      <w:r w:rsidRPr="1D91FF77" w:rsidR="1D91FF77">
        <w:rPr>
          <w:rFonts w:ascii="Cambria" w:hAnsi="Cambria" w:eastAsia="Cambria" w:cs="Cambria"/>
          <w:sz w:val="24"/>
          <w:szCs w:val="24"/>
        </w:rPr>
        <w:t>………………………………………………………………………………………………………………</w:t>
      </w:r>
      <w:r w:rsidRPr="1D91FF77" w:rsidR="1D91FF77">
        <w:rPr>
          <w:rFonts w:ascii="Cambria" w:hAnsi="Cambria" w:eastAsia="Cambria" w:cs="Cambria"/>
          <w:sz w:val="24"/>
          <w:szCs w:val="24"/>
        </w:rPr>
        <w:t>…18</w:t>
      </w:r>
    </w:p>
    <w:p w:rsidR="00760E1F" w:rsidRDefault="00760E1F" w14:paraId="42B18603" w14:textId="77777777">
      <w:pPr>
        <w:rPr>
          <w:rFonts w:ascii="Cambria" w:hAnsi="Cambria" w:eastAsia="Cambria" w:cs="Cambria"/>
          <w:sz w:val="24"/>
          <w:szCs w:val="24"/>
        </w:rPr>
      </w:pPr>
    </w:p>
    <w:p w:rsidR="00760E1F" w:rsidP="1D91FF77" w:rsidRDefault="00AA2953" w14:paraId="7246A3A2" w14:textId="770436DC" w14:noSpellErr="1">
      <w:pPr>
        <w:rPr>
          <w:rFonts w:ascii="Cambria" w:hAnsi="Cambria" w:eastAsia="Cambria" w:cs="Cambria"/>
          <w:sz w:val="16"/>
          <w:szCs w:val="16"/>
        </w:rPr>
      </w:pPr>
      <w:r w:rsidRPr="1D91FF77" w:rsidR="1D91FF77">
        <w:rPr>
          <w:rFonts w:ascii="Century" w:hAnsi="Century" w:eastAsia="Century" w:cs="Century"/>
          <w:sz w:val="40"/>
          <w:szCs w:val="40"/>
        </w:rPr>
        <w:t>L</w:t>
      </w:r>
      <w:r w:rsidRPr="1D91FF77" w:rsidR="1D91FF77">
        <w:rPr>
          <w:rFonts w:ascii="Century" w:hAnsi="Century" w:eastAsia="Century" w:cs="Century"/>
          <w:sz w:val="32"/>
          <w:szCs w:val="32"/>
        </w:rPr>
        <w:t>IST</w:t>
      </w:r>
      <w:r w:rsidRPr="1D91FF77" w:rsidR="1D91FF77">
        <w:rPr>
          <w:rFonts w:ascii="Century" w:hAnsi="Century" w:eastAsia="Century" w:cs="Century"/>
          <w:sz w:val="32"/>
          <w:szCs w:val="32"/>
        </w:rPr>
        <w:t xml:space="preserve"> </w:t>
      </w:r>
      <w:r w:rsidRPr="1D91FF77" w:rsidR="1D91FF77">
        <w:rPr>
          <w:rFonts w:ascii="Century" w:hAnsi="Century" w:eastAsia="Century" w:cs="Century"/>
          <w:sz w:val="40"/>
          <w:szCs w:val="40"/>
        </w:rPr>
        <w:t>O</w:t>
      </w:r>
      <w:r w:rsidRPr="1D91FF77" w:rsidR="1D91FF77">
        <w:rPr>
          <w:rFonts w:ascii="Century" w:hAnsi="Century" w:eastAsia="Century" w:cs="Century"/>
          <w:sz w:val="32"/>
          <w:szCs w:val="32"/>
        </w:rPr>
        <w:t xml:space="preserve">F </w:t>
      </w:r>
      <w:r w:rsidRPr="1D91FF77" w:rsidR="1D91FF77">
        <w:rPr>
          <w:rFonts w:ascii="Century" w:hAnsi="Century" w:eastAsia="Century" w:cs="Century"/>
          <w:sz w:val="40"/>
          <w:szCs w:val="40"/>
        </w:rPr>
        <w:t>T</w:t>
      </w:r>
      <w:r w:rsidRPr="1D91FF77" w:rsidR="1D91FF77">
        <w:rPr>
          <w:rFonts w:ascii="Century" w:hAnsi="Century" w:eastAsia="Century" w:cs="Century"/>
          <w:sz w:val="32"/>
          <w:szCs w:val="32"/>
        </w:rPr>
        <w:t>ABLES</w:t>
      </w:r>
    </w:p>
    <w:p w:rsidRPr="00F209E7" w:rsidR="00F209E7" w:rsidP="1D91FF77" w:rsidRDefault="00760E1F" w14:paraId="0F704DA0" w14:textId="45066FA7" w14:noSpellErr="1">
      <w:pPr>
        <w:rPr>
          <w:rFonts w:ascii="Cambria" w:hAnsi="Cambria" w:eastAsia="Cambria" w:cs="Cambria"/>
          <w:sz w:val="24"/>
          <w:szCs w:val="24"/>
        </w:rPr>
      </w:pPr>
      <w:r w:rsidRPr="1D91FF77" w:rsidR="1D91FF77">
        <w:rPr>
          <w:rFonts w:ascii="Cambria" w:hAnsi="Cambria" w:eastAsia="Cambria" w:cs="Cambria"/>
          <w:sz w:val="24"/>
          <w:szCs w:val="24"/>
        </w:rPr>
        <w:t xml:space="preserve">Table 1: </w:t>
      </w:r>
      <w:r w:rsidRPr="1D91FF77" w:rsidR="1D91FF77">
        <w:rPr>
          <w:rFonts w:ascii="Cambria" w:hAnsi="Cambria" w:eastAsia="Cambria" w:cs="Cambria"/>
          <w:color w:val="000000" w:themeColor="text1" w:themeTint="FF" w:themeShade="FF"/>
          <w:sz w:val="24"/>
          <w:szCs w:val="24"/>
        </w:rPr>
        <w:t>Bill of Material</w:t>
      </w:r>
      <w:r w:rsidRPr="1D91FF77" w:rsidR="1D91FF77">
        <w:rPr>
          <w:rFonts w:ascii="Cambria" w:hAnsi="Cambria" w:eastAsia="Cambria" w:cs="Cambria"/>
          <w:color w:val="000000" w:themeColor="text1" w:themeTint="FF" w:themeShade="FF"/>
          <w:sz w:val="24"/>
          <w:szCs w:val="24"/>
        </w:rPr>
        <w:t>s</w:t>
      </w:r>
      <w:r w:rsidRPr="1D91FF77" w:rsidR="1D91FF77">
        <w:rPr>
          <w:rFonts w:ascii="Cambria" w:hAnsi="Cambria" w:eastAsia="Cambria" w:cs="Cambria"/>
          <w:sz w:val="24"/>
          <w:szCs w:val="24"/>
        </w:rPr>
        <w:t>………………………………………………</w:t>
      </w:r>
      <w:r w:rsidRPr="1D91FF77" w:rsidR="1D91FF77">
        <w:rPr>
          <w:rFonts w:ascii="Cambria" w:hAnsi="Cambria" w:eastAsia="Cambria" w:cs="Cambria"/>
          <w:sz w:val="24"/>
          <w:szCs w:val="24"/>
        </w:rPr>
        <w:t>…………………………………………..15</w:t>
      </w:r>
      <w:r w:rsidRPr="1D91FF77">
        <w:rPr>
          <w:rFonts w:ascii="Century" w:hAnsi="Century" w:eastAsia="Century" w:cs="Century"/>
          <w:sz w:val="24"/>
          <w:szCs w:val="24"/>
        </w:rPr>
        <w:br w:type="page"/>
      </w:r>
      <w:bookmarkStart w:name="_GoBack" w:id="0"/>
      <w:bookmarkEnd w:id="0"/>
    </w:p>
    <w:p w:rsidR="0031058B" w:rsidP="1D91FF77" w:rsidRDefault="00C45EBC" w14:paraId="5CFCBADD" w14:textId="230CEF15" w14:noSpellErr="1">
      <w:pPr>
        <w:rPr>
          <w:rFonts w:ascii="Century" w:hAnsi="Century" w:eastAsia="Century" w:cs="Century"/>
          <w:sz w:val="32"/>
          <w:szCs w:val="32"/>
        </w:rPr>
      </w:pPr>
      <w:r w:rsidRPr="1D91FF77" w:rsidR="1D91FF77">
        <w:rPr>
          <w:rFonts w:ascii="Century" w:hAnsi="Century" w:eastAsia="Century" w:cs="Century"/>
          <w:sz w:val="40"/>
          <w:szCs w:val="40"/>
        </w:rPr>
        <w:t>L</w:t>
      </w:r>
      <w:r w:rsidRPr="1D91FF77" w:rsidR="1D91FF77">
        <w:rPr>
          <w:rFonts w:ascii="Century" w:hAnsi="Century" w:eastAsia="Century" w:cs="Century"/>
          <w:sz w:val="32"/>
          <w:szCs w:val="32"/>
        </w:rPr>
        <w:t>IST</w:t>
      </w:r>
      <w:r w:rsidRPr="1D91FF77" w:rsidR="1D91FF77">
        <w:rPr>
          <w:rFonts w:ascii="Century" w:hAnsi="Century" w:eastAsia="Century" w:cs="Century"/>
          <w:sz w:val="32"/>
          <w:szCs w:val="32"/>
        </w:rPr>
        <w:t xml:space="preserve"> </w:t>
      </w:r>
      <w:r w:rsidRPr="1D91FF77" w:rsidR="1D91FF77">
        <w:rPr>
          <w:rFonts w:ascii="Century" w:hAnsi="Century" w:eastAsia="Century" w:cs="Century"/>
          <w:sz w:val="40"/>
          <w:szCs w:val="40"/>
        </w:rPr>
        <w:t>O</w:t>
      </w:r>
      <w:r w:rsidRPr="1D91FF77" w:rsidR="1D91FF77">
        <w:rPr>
          <w:rFonts w:ascii="Century" w:hAnsi="Century" w:eastAsia="Century" w:cs="Century"/>
          <w:sz w:val="32"/>
          <w:szCs w:val="32"/>
        </w:rPr>
        <w:t xml:space="preserve">F </w:t>
      </w:r>
      <w:r w:rsidRPr="1D91FF77" w:rsidR="1D91FF77">
        <w:rPr>
          <w:rFonts w:ascii="Century" w:hAnsi="Century" w:eastAsia="Century" w:cs="Century"/>
          <w:sz w:val="40"/>
          <w:szCs w:val="40"/>
        </w:rPr>
        <w:t>F</w:t>
      </w:r>
      <w:r w:rsidRPr="1D91FF77" w:rsidR="1D91FF77">
        <w:rPr>
          <w:rFonts w:ascii="Century" w:hAnsi="Century" w:eastAsia="Century" w:cs="Century"/>
          <w:sz w:val="32"/>
          <w:szCs w:val="32"/>
        </w:rPr>
        <w:t>IGURES</w:t>
      </w:r>
    </w:p>
    <w:p w:rsidRPr="00F209E7" w:rsidR="0031058B" w:rsidP="1D91FF77" w:rsidRDefault="0031058B" w14:paraId="275E4A18" w14:textId="611DBE06" w14:noSpellErr="1">
      <w:pPr>
        <w:spacing w:after="60"/>
        <w:rPr>
          <w:rFonts w:ascii="Cambria" w:hAnsi="Cambria" w:eastAsia="Cambria" w:cs="Cambria"/>
        </w:rPr>
      </w:pPr>
      <w:r w:rsidRPr="1D91FF77" w:rsidR="1D91FF77">
        <w:rPr>
          <w:rFonts w:ascii="Cambria" w:hAnsi="Cambria" w:eastAsia="Cambria" w:cs="Cambria"/>
        </w:rPr>
        <w:t>Figure 1: Motors in housing</w:t>
      </w:r>
      <w:r w:rsidRPr="1D91FF77" w:rsidR="1D91FF77">
        <w:rPr>
          <w:rFonts w:ascii="Cambria" w:hAnsi="Cambria" w:eastAsia="Cambria" w:cs="Cambria"/>
          <w:sz w:val="24"/>
          <w:szCs w:val="24"/>
        </w:rPr>
        <w:t>………………………</w:t>
      </w:r>
      <w:r w:rsidRPr="1D91FF77" w:rsidR="1D91FF77">
        <w:rPr>
          <w:rFonts w:ascii="Cambria" w:hAnsi="Cambria" w:eastAsia="Cambria" w:cs="Cambria"/>
          <w:sz w:val="24"/>
          <w:szCs w:val="24"/>
        </w:rPr>
        <w:t>…………………………………………………………………...7</w:t>
      </w:r>
    </w:p>
    <w:p w:rsidRPr="00F209E7" w:rsidR="0031058B" w:rsidP="1D91FF77" w:rsidRDefault="0031058B" w14:paraId="7C437D5C" w14:textId="64CDB173" w14:noSpellErr="1">
      <w:pPr>
        <w:spacing w:after="60"/>
        <w:rPr>
          <w:rFonts w:ascii="Cambria" w:hAnsi="Cambria" w:eastAsia="Cambria" w:cs="Cambria"/>
        </w:rPr>
      </w:pPr>
      <w:r w:rsidRPr="1D91FF77" w:rsidR="1D91FF77">
        <w:rPr>
          <w:rFonts w:ascii="Cambria" w:hAnsi="Cambria" w:eastAsia="Cambria" w:cs="Cambria"/>
        </w:rPr>
        <w:t>Figure 2:</w:t>
      </w:r>
      <w:r w:rsidRPr="1D91FF77" w:rsidR="1D91FF77">
        <w:rPr>
          <w:rFonts w:ascii="Cambria" w:hAnsi="Cambria" w:eastAsia="Cambria" w:cs="Cambria"/>
          <w:color w:val="000000" w:themeColor="text1" w:themeTint="FF" w:themeShade="FF"/>
          <w:lang w:val="en-US"/>
        </w:rPr>
        <w:t xml:space="preserve"> Pump used in assembly</w:t>
      </w:r>
      <w:r w:rsidRPr="1D91FF77" w:rsidR="1D91FF77">
        <w:rPr>
          <w:rFonts w:ascii="Cambria" w:hAnsi="Cambria" w:eastAsia="Cambria" w:cs="Cambria"/>
          <w:sz w:val="24"/>
          <w:szCs w:val="24"/>
        </w:rPr>
        <w:t>………………………</w:t>
      </w:r>
      <w:r w:rsidRPr="1D91FF77" w:rsidR="1D91FF77">
        <w:rPr>
          <w:rFonts w:ascii="Cambria" w:hAnsi="Cambria" w:eastAsia="Cambria" w:cs="Cambria"/>
          <w:sz w:val="24"/>
          <w:szCs w:val="24"/>
        </w:rPr>
        <w:t>……………………………………………………………</w:t>
      </w:r>
      <w:r w:rsidRPr="1D91FF77" w:rsidR="1D91FF77">
        <w:rPr>
          <w:rFonts w:ascii="Cambria" w:hAnsi="Cambria" w:eastAsia="Cambria" w:cs="Cambria"/>
          <w:sz w:val="24"/>
          <w:szCs w:val="24"/>
        </w:rPr>
        <w:t>7</w:t>
      </w:r>
    </w:p>
    <w:p w:rsidR="0031058B" w:rsidP="1D91FF77" w:rsidRDefault="0031058B" w14:paraId="30003064" w14:textId="6D5651CE" w14:noSpellErr="1">
      <w:pPr>
        <w:spacing w:after="60"/>
        <w:rPr>
          <w:rFonts w:ascii="Cambria" w:hAnsi="Cambria" w:eastAsia="Cambria" w:cs="Cambria"/>
        </w:rPr>
      </w:pPr>
      <w:r w:rsidRPr="1D91FF77" w:rsidR="1D91FF77">
        <w:rPr>
          <w:rFonts w:ascii="Cambria" w:hAnsi="Cambria" w:eastAsia="Cambria" w:cs="Cambria"/>
        </w:rPr>
        <w:t>Figure 3:</w:t>
      </w:r>
      <w:r w:rsidRPr="1D91FF77" w:rsidR="1D91FF77">
        <w:rPr>
          <w:rFonts w:ascii="Cambria" w:hAnsi="Cambria" w:eastAsia="Cambria" w:cs="Cambria"/>
        </w:rPr>
        <w:t xml:space="preserve"> Completed assembly</w:t>
      </w:r>
      <w:r w:rsidRPr="1D91FF77" w:rsidR="1D91FF77">
        <w:rPr>
          <w:rFonts w:ascii="Cambria" w:hAnsi="Cambria" w:eastAsia="Cambria" w:cs="Cambria"/>
          <w:sz w:val="24"/>
          <w:szCs w:val="24"/>
        </w:rPr>
        <w:t>………………………</w:t>
      </w:r>
      <w:r w:rsidRPr="1D91FF77" w:rsidR="1D91FF77">
        <w:rPr>
          <w:rFonts w:ascii="Cambria" w:hAnsi="Cambria" w:eastAsia="Cambria" w:cs="Cambria"/>
          <w:sz w:val="24"/>
          <w:szCs w:val="24"/>
        </w:rPr>
        <w:t>………………………………………………………………</w:t>
      </w:r>
      <w:r w:rsidRPr="1D91FF77" w:rsidR="1D91FF77">
        <w:rPr>
          <w:rFonts w:ascii="Cambria" w:hAnsi="Cambria" w:eastAsia="Cambria" w:cs="Cambria"/>
          <w:sz w:val="24"/>
          <w:szCs w:val="24"/>
        </w:rPr>
        <w:t>..8</w:t>
      </w:r>
    </w:p>
    <w:p w:rsidRPr="00F209E7" w:rsidR="0031058B" w:rsidP="1D91FF77" w:rsidRDefault="0031058B" w14:paraId="78C54F8D" w14:textId="048C7921" w14:noSpellErr="1">
      <w:pPr>
        <w:spacing w:after="60"/>
        <w:rPr>
          <w:rFonts w:ascii="Cambria" w:hAnsi="Cambria" w:eastAsia="Cambria" w:cs="Cambria"/>
        </w:rPr>
      </w:pPr>
      <w:r w:rsidRPr="1D91FF77" w:rsidR="1D91FF77">
        <w:rPr>
          <w:rFonts w:ascii="Cambria" w:hAnsi="Cambria" w:eastAsia="Cambria" w:cs="Cambria"/>
        </w:rPr>
        <w:t>Figure 4:</w:t>
      </w:r>
      <w:r w:rsidRPr="1D91FF77" w:rsidR="1D91FF77">
        <w:rPr>
          <w:rFonts w:ascii="Cambria" w:hAnsi="Cambria" w:eastAsia="Cambria" w:cs="Cambria"/>
          <w:lang w:val="en-US"/>
        </w:rPr>
        <w:t xml:space="preserve"> Determining the bending moment about the upper support beam</w:t>
      </w:r>
      <w:r w:rsidRPr="1D91FF77" w:rsidR="1D91FF77">
        <w:rPr>
          <w:rFonts w:ascii="Cambria" w:hAnsi="Cambria" w:eastAsia="Cambria" w:cs="Cambria"/>
          <w:sz w:val="24"/>
          <w:szCs w:val="24"/>
        </w:rPr>
        <w:t>…………………………</w:t>
      </w:r>
      <w:r w:rsidRPr="1D91FF77" w:rsidR="1D91FF77">
        <w:rPr>
          <w:rFonts w:ascii="Cambria" w:hAnsi="Cambria" w:eastAsia="Cambria" w:cs="Cambria"/>
          <w:sz w:val="24"/>
          <w:szCs w:val="24"/>
        </w:rPr>
        <w:t>..9</w:t>
      </w:r>
    </w:p>
    <w:p w:rsidRPr="00F209E7" w:rsidR="0031058B" w:rsidP="1D91FF77" w:rsidRDefault="0031058B" w14:paraId="4C93223F" w14:textId="0B071925" w14:noSpellErr="1">
      <w:pPr>
        <w:spacing w:after="60"/>
        <w:rPr>
          <w:rFonts w:ascii="Cambria" w:hAnsi="Cambria" w:eastAsia="Cambria" w:cs="Cambria"/>
        </w:rPr>
      </w:pPr>
      <w:r w:rsidRPr="1D91FF77" w:rsidR="1D91FF77">
        <w:rPr>
          <w:rFonts w:ascii="Cambria" w:hAnsi="Cambria" w:eastAsia="Cambria" w:cs="Cambria"/>
        </w:rPr>
        <w:t>Figure 5:</w:t>
      </w:r>
      <w:r w:rsidRPr="1D91FF77" w:rsidR="1D91FF77">
        <w:rPr>
          <w:rFonts w:ascii="Cambria" w:hAnsi="Cambria" w:eastAsia="Cambria" w:cs="Cambria"/>
          <w:lang w:val="en-US"/>
        </w:rPr>
        <w:t xml:space="preserve"> Determining the bending moment about the base support beam</w:t>
      </w:r>
      <w:r w:rsidRPr="1D91FF77" w:rsidR="1D91FF77">
        <w:rPr>
          <w:rFonts w:ascii="Cambria" w:hAnsi="Cambria" w:eastAsia="Cambria" w:cs="Cambria"/>
          <w:sz w:val="24"/>
          <w:szCs w:val="24"/>
        </w:rPr>
        <w:t>……………………………</w:t>
      </w:r>
      <w:r w:rsidRPr="1D91FF77" w:rsidR="1D91FF77">
        <w:rPr>
          <w:rFonts w:ascii="Cambria" w:hAnsi="Cambria" w:eastAsia="Cambria" w:cs="Cambria"/>
          <w:sz w:val="24"/>
          <w:szCs w:val="24"/>
        </w:rPr>
        <w:t>.9</w:t>
      </w:r>
    </w:p>
    <w:p w:rsidRPr="00F209E7" w:rsidR="0031058B" w:rsidP="1D91FF77" w:rsidRDefault="0031058B" w14:paraId="75DA3BEF" w14:textId="04C09FB6" w14:noSpellErr="1">
      <w:pPr>
        <w:spacing w:after="60"/>
        <w:rPr>
          <w:rFonts w:ascii="Cambria," w:hAnsi="Cambria," w:eastAsia="Cambria," w:cs="Cambria,"/>
          <w:lang w:val="en-US"/>
        </w:rPr>
      </w:pPr>
      <w:r w:rsidRPr="1D91FF77" w:rsidR="1D91FF77">
        <w:rPr>
          <w:rFonts w:ascii="Cambria" w:hAnsi="Cambria" w:eastAsia="Cambria" w:cs="Cambria"/>
        </w:rPr>
        <w:t>Figure 6:</w:t>
      </w:r>
      <w:r w:rsidRPr="1D91FF77" w:rsidR="1D91FF77">
        <w:rPr>
          <w:rFonts w:ascii="Cambria" w:hAnsi="Cambria" w:eastAsia="Cambria" w:cs="Cambria"/>
          <w:lang w:val="en-US"/>
        </w:rPr>
        <w:t xml:space="preserve"> Determining the factor of safety of the pinion gear</w:t>
      </w:r>
      <w:r w:rsidRPr="1D91FF77" w:rsidR="1D91FF77">
        <w:rPr>
          <w:rFonts w:ascii="Cambria" w:hAnsi="Cambria" w:eastAsia="Cambria" w:cs="Cambria"/>
          <w:sz w:val="24"/>
          <w:szCs w:val="24"/>
        </w:rPr>
        <w:t>………………………………………………</w:t>
      </w:r>
      <w:r w:rsidRPr="1D91FF77" w:rsidR="1D91FF77">
        <w:rPr>
          <w:rFonts w:ascii="Cambria" w:hAnsi="Cambria" w:eastAsia="Cambria" w:cs="Cambria"/>
          <w:sz w:val="24"/>
          <w:szCs w:val="24"/>
        </w:rPr>
        <w:t>.9</w:t>
      </w:r>
    </w:p>
    <w:p w:rsidRPr="00F209E7" w:rsidR="0031058B" w:rsidP="1D91FF77" w:rsidRDefault="0031058B" w14:paraId="4ECE5338" w14:textId="19DD6699" w14:noSpellErr="1">
      <w:pPr>
        <w:spacing w:after="60"/>
        <w:rPr>
          <w:rFonts w:ascii="Cambria" w:hAnsi="Cambria" w:eastAsia="Cambria" w:cs="Cambria"/>
        </w:rPr>
      </w:pPr>
      <w:r w:rsidRPr="1D91FF77" w:rsidR="1D91FF77">
        <w:rPr>
          <w:rFonts w:ascii="Cambria" w:hAnsi="Cambria" w:eastAsia="Cambria" w:cs="Cambria"/>
        </w:rPr>
        <w:t>Figure 7:</w:t>
      </w:r>
      <w:r w:rsidRPr="1D91FF77" w:rsidR="1D91FF77">
        <w:rPr>
          <w:rFonts w:ascii="Cambria" w:hAnsi="Cambria" w:eastAsia="Cambria" w:cs="Cambria"/>
          <w:lang w:val="en-US"/>
        </w:rPr>
        <w:t xml:space="preserve"> Determining the factor of safety of the stepper motor shaft</w:t>
      </w:r>
      <w:r w:rsidRPr="1D91FF77" w:rsidR="1D91FF77">
        <w:rPr>
          <w:rFonts w:ascii="Cambria" w:hAnsi="Cambria" w:eastAsia="Cambria" w:cs="Cambria"/>
          <w:sz w:val="24"/>
          <w:szCs w:val="24"/>
        </w:rPr>
        <w:t>…………………………………</w:t>
      </w:r>
      <w:r w:rsidRPr="1D91FF77" w:rsidR="1D91FF77">
        <w:rPr>
          <w:rFonts w:ascii="Cambria" w:hAnsi="Cambria" w:eastAsia="Cambria" w:cs="Cambria"/>
          <w:sz w:val="24"/>
          <w:szCs w:val="24"/>
        </w:rPr>
        <w:t>.10</w:t>
      </w:r>
    </w:p>
    <w:p w:rsidRPr="00F209E7" w:rsidR="0031058B" w:rsidP="1D91FF77" w:rsidRDefault="0031058B" w14:paraId="7AEBCB50" w14:textId="4FB15B6C" w14:noSpellErr="1">
      <w:pPr>
        <w:spacing w:after="60"/>
        <w:rPr>
          <w:rFonts w:ascii="Cambria" w:hAnsi="Cambria" w:eastAsia="Cambria" w:cs="Cambria"/>
        </w:rPr>
      </w:pPr>
      <w:r w:rsidRPr="1D91FF77" w:rsidR="1D91FF77">
        <w:rPr>
          <w:rFonts w:ascii="Cambria" w:hAnsi="Cambria" w:eastAsia="Cambria" w:cs="Cambria"/>
        </w:rPr>
        <w:t>Figure 8:</w:t>
      </w:r>
      <w:r w:rsidRPr="1D91FF77" w:rsidR="1D91FF77">
        <w:rPr>
          <w:rFonts w:ascii="Cambria" w:hAnsi="Cambria" w:eastAsia="Cambria" w:cs="Cambria"/>
        </w:rPr>
        <w:t xml:space="preserve"> Determining the deflections of wood and steel</w:t>
      </w:r>
      <w:r w:rsidRPr="1D91FF77" w:rsidR="1D91FF77">
        <w:rPr>
          <w:rFonts w:ascii="Cambria" w:hAnsi="Cambria" w:eastAsia="Cambria" w:cs="Cambria"/>
          <w:sz w:val="24"/>
          <w:szCs w:val="24"/>
        </w:rPr>
        <w:t>………………………</w:t>
      </w:r>
      <w:r w:rsidRPr="1D91FF77" w:rsidR="1D91FF77">
        <w:rPr>
          <w:rFonts w:ascii="Cambria" w:hAnsi="Cambria" w:eastAsia="Cambria" w:cs="Cambria"/>
          <w:sz w:val="24"/>
          <w:szCs w:val="24"/>
        </w:rPr>
        <w:t>…………………………..10</w:t>
      </w:r>
    </w:p>
    <w:p w:rsidRPr="00F209E7" w:rsidR="0031058B" w:rsidP="1D91FF77" w:rsidRDefault="0031058B" w14:paraId="21EA249E" w14:textId="1F21F134" w14:noSpellErr="1">
      <w:pPr>
        <w:spacing w:after="60"/>
        <w:rPr>
          <w:rFonts w:ascii="Cambria" w:hAnsi="Cambria" w:eastAsia="Cambria" w:cs="Cambria"/>
        </w:rPr>
      </w:pPr>
      <w:r w:rsidRPr="1D91FF77" w:rsidR="1D91FF77">
        <w:rPr>
          <w:rFonts w:ascii="Cambria" w:hAnsi="Cambria" w:eastAsia="Cambria" w:cs="Cambria"/>
        </w:rPr>
        <w:t>Figure 9:</w:t>
      </w:r>
      <w:r w:rsidRPr="1D91FF77" w:rsidR="1D91FF77">
        <w:rPr>
          <w:rFonts w:ascii="Cambria" w:hAnsi="Cambria" w:eastAsia="Cambria" w:cs="Cambria"/>
        </w:rPr>
        <w:t xml:space="preserve"> Determining the pump analysis</w:t>
      </w:r>
      <w:r w:rsidRPr="1D91FF77" w:rsidR="1D91FF77">
        <w:rPr>
          <w:rFonts w:ascii="Cambria" w:hAnsi="Cambria" w:eastAsia="Cambria" w:cs="Cambria"/>
          <w:sz w:val="24"/>
          <w:szCs w:val="24"/>
        </w:rPr>
        <w:t>………………………</w:t>
      </w:r>
      <w:r w:rsidRPr="1D91FF77" w:rsidR="1D91FF77">
        <w:rPr>
          <w:rFonts w:ascii="Cambria" w:hAnsi="Cambria" w:eastAsia="Cambria" w:cs="Cambria"/>
          <w:sz w:val="24"/>
          <w:szCs w:val="24"/>
        </w:rPr>
        <w:t>………………………………………………</w:t>
      </w:r>
      <w:r w:rsidRPr="1D91FF77" w:rsidR="1D91FF77">
        <w:rPr>
          <w:rFonts w:ascii="Cambria" w:hAnsi="Cambria" w:eastAsia="Cambria" w:cs="Cambria"/>
          <w:sz w:val="24"/>
          <w:szCs w:val="24"/>
        </w:rPr>
        <w:t>.11</w:t>
      </w:r>
    </w:p>
    <w:p w:rsidRPr="00F209E7" w:rsidR="0031058B" w:rsidP="1D91FF77" w:rsidRDefault="0031058B" w14:paraId="144EF8CC" w14:textId="4D2B9E47" w14:noSpellErr="1">
      <w:pPr>
        <w:spacing w:after="60"/>
        <w:rPr>
          <w:rFonts w:ascii="Cambria" w:hAnsi="Cambria" w:eastAsia="Cambria" w:cs="Cambria"/>
        </w:rPr>
      </w:pPr>
      <w:r w:rsidRPr="1D91FF77" w:rsidR="1D91FF77">
        <w:rPr>
          <w:rFonts w:ascii="Cambria" w:hAnsi="Cambria" w:eastAsia="Cambria" w:cs="Cambria"/>
        </w:rPr>
        <w:t>Figure 10:</w:t>
      </w:r>
      <w:r w:rsidRPr="1D91FF77" w:rsidR="1D91FF77">
        <w:rPr>
          <w:rFonts w:ascii="Cambria" w:hAnsi="Cambria" w:eastAsia="Cambria" w:cs="Cambria"/>
        </w:rPr>
        <w:t xml:space="preserve"> Determining the forces on wheels and bending moment on wheel brackets</w:t>
      </w:r>
      <w:r w:rsidRPr="1D91FF77" w:rsidR="1D91FF77">
        <w:rPr>
          <w:rFonts w:ascii="Cambria" w:hAnsi="Cambria" w:eastAsia="Cambria" w:cs="Cambria"/>
          <w:sz w:val="24"/>
          <w:szCs w:val="24"/>
        </w:rPr>
        <w:t>…………</w:t>
      </w:r>
      <w:r w:rsidRPr="1D91FF77" w:rsidR="1D91FF77">
        <w:rPr>
          <w:rFonts w:ascii="Cambria" w:hAnsi="Cambria" w:eastAsia="Cambria" w:cs="Cambria"/>
          <w:sz w:val="24"/>
          <w:szCs w:val="24"/>
        </w:rPr>
        <w:t>.11</w:t>
      </w:r>
    </w:p>
    <w:p w:rsidRPr="00F209E7" w:rsidR="0031058B" w:rsidP="1D91FF77" w:rsidRDefault="0031058B" w14:paraId="5F20B8C4" w14:textId="686B0C75">
      <w:pPr>
        <w:spacing w:after="60"/>
        <w:rPr>
          <w:rFonts w:ascii="Cambria" w:hAnsi="Cambria" w:eastAsia="Cambria" w:cs="Cambria"/>
        </w:rPr>
      </w:pPr>
      <w:r w:rsidRPr="1D91FF77" w:rsidR="1D91FF77">
        <w:rPr>
          <w:rFonts w:ascii="Cambria" w:hAnsi="Cambria" w:eastAsia="Cambria" w:cs="Cambria"/>
        </w:rPr>
        <w:t>Figure 11:</w:t>
      </w:r>
      <w:r w:rsidRPr="1D91FF77" w:rsidR="1D91FF77">
        <w:rPr>
          <w:rFonts w:ascii="Cambria" w:hAnsi="Cambria" w:eastAsia="Cambria" w:cs="Cambria"/>
        </w:rPr>
        <w:t xml:space="preserve"> Stress Analysis of Rack Assembly (Max Stress = 8.9 </w:t>
      </w:r>
      <w:proofErr w:type="spellStart"/>
      <w:r w:rsidRPr="1D91FF77" w:rsidR="1D91FF77">
        <w:rPr>
          <w:rFonts w:ascii="Cambria" w:hAnsi="Cambria" w:eastAsia="Cambria" w:cs="Cambria"/>
        </w:rPr>
        <w:t>MPa</w:t>
      </w:r>
      <w:proofErr w:type="spellEnd"/>
      <w:r w:rsidRPr="1D91FF77" w:rsidR="1D91FF77">
        <w:rPr>
          <w:rFonts w:ascii="Cambria" w:hAnsi="Cambria" w:eastAsia="Cambria" w:cs="Cambria"/>
        </w:rPr>
        <w:t>)</w:t>
      </w:r>
      <w:r w:rsidRPr="1D91FF77" w:rsidR="1D91FF77">
        <w:rPr>
          <w:rFonts w:ascii="Cambria" w:hAnsi="Cambria" w:eastAsia="Cambria" w:cs="Cambria"/>
          <w:sz w:val="24"/>
          <w:szCs w:val="24"/>
        </w:rPr>
        <w:t xml:space="preserve"> </w:t>
      </w:r>
      <w:r w:rsidRPr="1D91FF77" w:rsidR="1D91FF77">
        <w:rPr>
          <w:rFonts w:ascii="Cambria" w:hAnsi="Cambria" w:eastAsia="Cambria" w:cs="Cambria"/>
          <w:sz w:val="24"/>
          <w:szCs w:val="24"/>
        </w:rPr>
        <w:t>………………………………….</w:t>
      </w:r>
      <w:r w:rsidRPr="1D91FF77" w:rsidR="1D91FF77">
        <w:rPr>
          <w:rFonts w:ascii="Cambria" w:hAnsi="Cambria" w:eastAsia="Cambria" w:cs="Cambria"/>
          <w:sz w:val="24"/>
          <w:szCs w:val="24"/>
        </w:rPr>
        <w:t>12</w:t>
      </w:r>
    </w:p>
    <w:p w:rsidRPr="00F209E7" w:rsidR="0031058B" w:rsidP="1D91FF77" w:rsidRDefault="0031058B" w14:paraId="621D2006" w14:textId="6585B3CC" w14:noSpellErr="1">
      <w:pPr>
        <w:spacing w:after="60"/>
        <w:rPr>
          <w:rFonts w:ascii="Cambria" w:hAnsi="Cambria" w:eastAsia="Cambria" w:cs="Cambria"/>
        </w:rPr>
      </w:pPr>
      <w:r w:rsidRPr="1D91FF77" w:rsidR="1D91FF77">
        <w:rPr>
          <w:rFonts w:ascii="Cambria" w:hAnsi="Cambria" w:eastAsia="Cambria" w:cs="Cambria"/>
        </w:rPr>
        <w:t>Figure 12:</w:t>
      </w:r>
      <w:r w:rsidRPr="1D91FF77" w:rsidR="1D91FF77">
        <w:rPr>
          <w:rFonts w:ascii="Cambria" w:hAnsi="Cambria" w:eastAsia="Cambria" w:cs="Cambria"/>
        </w:rPr>
        <w:t xml:space="preserve"> Displacement Analysis of Rack Assembly (Max Displacement = 0.28 mm</w:t>
      </w:r>
      <w:r w:rsidRPr="1D91FF77" w:rsidR="1D91FF77">
        <w:rPr>
          <w:rFonts w:ascii="Cambria," w:hAnsi="Cambria," w:eastAsia="Cambria," w:cs="Cambria,"/>
        </w:rPr>
        <w:t>)……………</w:t>
      </w:r>
      <w:r w:rsidRPr="1D91FF77" w:rsidR="1D91FF77">
        <w:rPr>
          <w:rFonts w:ascii="Cambria" w:hAnsi="Cambria" w:eastAsia="Cambria" w:cs="Cambria"/>
        </w:rPr>
        <w:t>...12</w:t>
      </w:r>
    </w:p>
    <w:p w:rsidRPr="00A94A1D" w:rsidR="0031058B" w:rsidP="1D91FF77" w:rsidRDefault="0031058B" w14:paraId="33AF8945" w14:textId="1978277E" w14:noSpellErr="1">
      <w:pPr>
        <w:spacing w:after="60"/>
        <w:rPr>
          <w:rFonts w:ascii="Cambria" w:hAnsi="Cambria" w:eastAsia="Cambria" w:cs="Cambria"/>
        </w:rPr>
      </w:pPr>
      <w:r w:rsidRPr="1D91FF77" w:rsidR="1D91FF77">
        <w:rPr>
          <w:rFonts w:ascii="Cambria" w:hAnsi="Cambria" w:eastAsia="Cambria" w:cs="Cambria"/>
        </w:rPr>
        <w:t>Figure 13:</w:t>
      </w:r>
      <w:r w:rsidRPr="1D91FF77" w:rsidR="1D91FF77">
        <w:rPr>
          <w:rFonts w:ascii="Cambria" w:hAnsi="Cambria" w:eastAsia="Cambria" w:cs="Cambria"/>
        </w:rPr>
        <w:t xml:space="preserve"> </w:t>
      </w:r>
      <w:r w:rsidRPr="1D91FF77" w:rsidR="1D91FF77">
        <w:rPr>
          <w:rFonts w:ascii="Cambria" w:hAnsi="Cambria" w:eastAsia="Cambria" w:cs="Cambria"/>
        </w:rPr>
        <w:t>Straight Bracket CAD</w:t>
      </w:r>
      <w:r w:rsidRPr="1D91FF77" w:rsidR="1D91FF77">
        <w:rPr>
          <w:rFonts w:ascii="Cambria" w:hAnsi="Cambria" w:eastAsia="Cambria" w:cs="Cambria"/>
          <w:sz w:val="24"/>
          <w:szCs w:val="24"/>
        </w:rPr>
        <w:t>………………………</w:t>
      </w:r>
      <w:r w:rsidRPr="1D91FF77" w:rsidR="1D91FF77">
        <w:rPr>
          <w:rFonts w:ascii="Cambria" w:hAnsi="Cambria" w:eastAsia="Cambria" w:cs="Cambria"/>
          <w:sz w:val="24"/>
          <w:szCs w:val="24"/>
        </w:rPr>
        <w:t>……………………………………………………………</w:t>
      </w:r>
      <w:r w:rsidRPr="1D91FF77" w:rsidR="1D91FF77">
        <w:rPr>
          <w:rFonts w:ascii="Cambria" w:hAnsi="Cambria" w:eastAsia="Cambria" w:cs="Cambria"/>
          <w:sz w:val="24"/>
          <w:szCs w:val="24"/>
        </w:rPr>
        <w:t>18</w:t>
      </w:r>
    </w:p>
    <w:p w:rsidRPr="00A94A1D" w:rsidR="00F209E7" w:rsidP="1D91FF77" w:rsidRDefault="0031058B" w14:paraId="684FD0F9" w14:textId="0E4F5037" w14:noSpellErr="1">
      <w:pPr>
        <w:spacing w:after="60"/>
        <w:rPr>
          <w:rFonts w:ascii="Cambria" w:hAnsi="Cambria" w:eastAsia="Cambria" w:cs="Cambria"/>
        </w:rPr>
      </w:pPr>
      <w:r w:rsidRPr="1D91FF77" w:rsidR="1D91FF77">
        <w:rPr>
          <w:rFonts w:ascii="Cambria" w:hAnsi="Cambria" w:eastAsia="Cambria" w:cs="Cambria"/>
        </w:rPr>
        <w:t>Figure 14:</w:t>
      </w:r>
      <w:r w:rsidRPr="1D91FF77" w:rsidR="1D91FF77">
        <w:rPr>
          <w:rFonts w:ascii="Cambria" w:hAnsi="Cambria" w:eastAsia="Cambria" w:cs="Cambria"/>
        </w:rPr>
        <w:t xml:space="preserve"> Demo Enclosure CAD</w:t>
      </w:r>
      <w:r w:rsidRPr="1D91FF77" w:rsidR="1D91FF77">
        <w:rPr>
          <w:rFonts w:ascii="Cambria" w:hAnsi="Cambria" w:eastAsia="Cambria" w:cs="Cambria"/>
          <w:sz w:val="24"/>
          <w:szCs w:val="24"/>
        </w:rPr>
        <w:t>………………………</w:t>
      </w:r>
      <w:r w:rsidRPr="1D91FF77" w:rsidR="1D91FF77">
        <w:rPr>
          <w:rFonts w:ascii="Cambria" w:hAnsi="Cambria" w:eastAsia="Cambria" w:cs="Cambria"/>
          <w:sz w:val="24"/>
          <w:szCs w:val="24"/>
        </w:rPr>
        <w:t>…………………………………………………………...18</w:t>
      </w:r>
    </w:p>
    <w:p w:rsidRPr="00A94A1D" w:rsidR="00F209E7" w:rsidP="1D91FF77" w:rsidRDefault="00F209E7" w14:paraId="03B7F6DF" w14:textId="187CD1C6" w14:noSpellErr="1">
      <w:pPr>
        <w:spacing w:after="60"/>
        <w:rPr>
          <w:rFonts w:ascii="Cambria" w:hAnsi="Cambria" w:eastAsia="Cambria" w:cs="Cambria"/>
        </w:rPr>
      </w:pPr>
      <w:r w:rsidRPr="1D91FF77" w:rsidR="1D91FF77">
        <w:rPr>
          <w:rFonts w:ascii="Cambria" w:hAnsi="Cambria" w:eastAsia="Cambria" w:cs="Cambria"/>
        </w:rPr>
        <w:t xml:space="preserve">Figure 15: </w:t>
      </w:r>
      <w:r w:rsidRPr="1D91FF77" w:rsidR="1D91FF77">
        <w:rPr>
          <w:rFonts w:ascii="Cambria" w:hAnsi="Cambria" w:eastAsia="Cambria" w:cs="Cambria"/>
        </w:rPr>
        <w:t>Complete Assembly CAD</w:t>
      </w:r>
      <w:r w:rsidRPr="1D91FF77" w:rsidR="1D91FF77">
        <w:rPr>
          <w:rFonts w:ascii="Cambria" w:hAnsi="Cambria" w:eastAsia="Cambria" w:cs="Cambria"/>
          <w:sz w:val="24"/>
          <w:szCs w:val="24"/>
        </w:rPr>
        <w:t>………………………</w:t>
      </w:r>
      <w:r w:rsidRPr="1D91FF77" w:rsidR="1D91FF77">
        <w:rPr>
          <w:rFonts w:ascii="Cambria" w:hAnsi="Cambria" w:eastAsia="Cambria" w:cs="Cambria"/>
          <w:sz w:val="24"/>
          <w:szCs w:val="24"/>
        </w:rPr>
        <w:t>………………………………………………………</w:t>
      </w:r>
      <w:r w:rsidRPr="1D91FF77" w:rsidR="1D91FF77">
        <w:rPr>
          <w:rFonts w:ascii="Cambria" w:hAnsi="Cambria" w:eastAsia="Cambria" w:cs="Cambria"/>
          <w:sz w:val="24"/>
          <w:szCs w:val="24"/>
        </w:rPr>
        <w:t>19</w:t>
      </w:r>
    </w:p>
    <w:p w:rsidR="00F209E7" w:rsidP="1D91FF77" w:rsidRDefault="00F209E7" w14:paraId="57114D09" w14:textId="1E58879B" w14:noSpellErr="1">
      <w:pPr>
        <w:spacing w:after="60"/>
        <w:rPr>
          <w:rFonts w:ascii="Cambria" w:hAnsi="Cambria" w:eastAsia="Cambria" w:cs="Cambria"/>
        </w:rPr>
      </w:pPr>
      <w:r w:rsidRPr="1D91FF77" w:rsidR="1D91FF77">
        <w:rPr>
          <w:rFonts w:ascii="Cambria" w:hAnsi="Cambria" w:eastAsia="Cambria" w:cs="Cambria"/>
        </w:rPr>
        <w:t xml:space="preserve">Figure 16: </w:t>
      </w:r>
      <w:r w:rsidRPr="1D91FF77" w:rsidR="1D91FF77">
        <w:rPr>
          <w:rFonts w:ascii="Cambria" w:hAnsi="Cambria" w:eastAsia="Cambria" w:cs="Cambria"/>
        </w:rPr>
        <w:t>Pump CAD</w:t>
      </w:r>
      <w:r w:rsidRPr="1D91FF77" w:rsidR="1D91FF77">
        <w:rPr>
          <w:rFonts w:ascii="Cambria" w:hAnsi="Cambria" w:eastAsia="Cambria" w:cs="Cambria"/>
          <w:sz w:val="24"/>
          <w:szCs w:val="24"/>
        </w:rPr>
        <w:t>………………………</w:t>
      </w:r>
      <w:r w:rsidRPr="1D91FF77" w:rsidR="1D91FF77">
        <w:rPr>
          <w:rFonts w:ascii="Cambria" w:hAnsi="Cambria" w:eastAsia="Cambria" w:cs="Cambria"/>
          <w:sz w:val="24"/>
          <w:szCs w:val="24"/>
        </w:rPr>
        <w:t>…………………………………………………………………………</w:t>
      </w:r>
      <w:r w:rsidRPr="1D91FF77" w:rsidR="1D91FF77">
        <w:rPr>
          <w:rFonts w:ascii="Cambria" w:hAnsi="Cambria" w:eastAsia="Cambria" w:cs="Cambria"/>
          <w:sz w:val="24"/>
          <w:szCs w:val="24"/>
        </w:rPr>
        <w:t>.19</w:t>
      </w:r>
    </w:p>
    <w:p w:rsidR="00F209E7" w:rsidP="1D91FF77" w:rsidRDefault="00F209E7" w14:paraId="09D75AE4" w14:textId="575E7EBF" w14:noSpellErr="1">
      <w:pPr>
        <w:spacing w:after="60"/>
        <w:rPr>
          <w:rFonts w:ascii="Cambria" w:hAnsi="Cambria" w:eastAsia="Cambria" w:cs="Cambria"/>
        </w:rPr>
      </w:pPr>
      <w:r w:rsidRPr="1D91FF77" w:rsidR="1D91FF77">
        <w:rPr>
          <w:rFonts w:ascii="Cambria" w:hAnsi="Cambria" w:eastAsia="Cambria" w:cs="Cambria"/>
        </w:rPr>
        <w:t xml:space="preserve">Figure 17: </w:t>
      </w:r>
      <w:r w:rsidRPr="1D91FF77" w:rsidR="1D91FF77">
        <w:rPr>
          <w:rFonts w:ascii="Cambria" w:hAnsi="Cambria" w:eastAsia="Cambria" w:cs="Cambria"/>
        </w:rPr>
        <w:t>Rack CAD</w:t>
      </w:r>
      <w:r w:rsidRPr="1D91FF77" w:rsidR="1D91FF77">
        <w:rPr>
          <w:rFonts w:ascii="Cambria" w:hAnsi="Cambria" w:eastAsia="Cambria" w:cs="Cambria"/>
          <w:sz w:val="24"/>
          <w:szCs w:val="24"/>
        </w:rPr>
        <w:t>………………………</w:t>
      </w:r>
      <w:r w:rsidRPr="1D91FF77" w:rsidR="1D91FF77">
        <w:rPr>
          <w:rFonts w:ascii="Cambria" w:hAnsi="Cambria" w:eastAsia="Cambria" w:cs="Cambria"/>
          <w:sz w:val="24"/>
          <w:szCs w:val="24"/>
        </w:rPr>
        <w:t>…………………………………………</w:t>
      </w:r>
      <w:r w:rsidRPr="1D91FF77" w:rsidR="1D91FF77">
        <w:rPr>
          <w:rFonts w:ascii="Cambria" w:hAnsi="Cambria" w:eastAsia="Cambria" w:cs="Cambria"/>
          <w:sz w:val="24"/>
          <w:szCs w:val="24"/>
        </w:rPr>
        <w:t>………………………………...20</w:t>
      </w:r>
    </w:p>
    <w:p w:rsidR="00F209E7" w:rsidP="1D91FF77" w:rsidRDefault="00F209E7" w14:paraId="24619B38" w14:textId="0168275E" w14:noSpellErr="1">
      <w:pPr>
        <w:spacing w:after="60"/>
        <w:rPr>
          <w:rFonts w:ascii="Cambria" w:hAnsi="Cambria" w:eastAsia="Cambria" w:cs="Cambria"/>
        </w:rPr>
      </w:pPr>
      <w:r w:rsidRPr="1D91FF77" w:rsidR="1D91FF77">
        <w:rPr>
          <w:rFonts w:ascii="Cambria" w:hAnsi="Cambria" w:eastAsia="Cambria" w:cs="Cambria"/>
        </w:rPr>
        <w:t>Figure 1</w:t>
      </w:r>
      <w:r w:rsidRPr="1D91FF77" w:rsidR="1D91FF77">
        <w:rPr>
          <w:rFonts w:ascii="Cambria" w:hAnsi="Cambria" w:eastAsia="Cambria" w:cs="Cambria"/>
        </w:rPr>
        <w:t>8</w:t>
      </w:r>
      <w:r w:rsidRPr="1D91FF77" w:rsidR="1D91FF77">
        <w:rPr>
          <w:rFonts w:ascii="Cambria" w:hAnsi="Cambria" w:eastAsia="Cambria" w:cs="Cambria"/>
        </w:rPr>
        <w:t xml:space="preserve">: </w:t>
      </w:r>
      <w:r w:rsidRPr="1D91FF77" w:rsidR="1D91FF77">
        <w:rPr>
          <w:rFonts w:ascii="Cambria" w:hAnsi="Cambria" w:eastAsia="Cambria" w:cs="Cambria"/>
        </w:rPr>
        <w:t>Raspberry Pi CAD</w:t>
      </w:r>
      <w:r w:rsidRPr="1D91FF77" w:rsidR="1D91FF77">
        <w:rPr>
          <w:rFonts w:ascii="Cambria" w:hAnsi="Cambria" w:eastAsia="Cambria" w:cs="Cambria"/>
          <w:sz w:val="24"/>
          <w:szCs w:val="24"/>
        </w:rPr>
        <w:t>………………………</w:t>
      </w:r>
      <w:r w:rsidRPr="1D91FF77" w:rsidR="1D91FF77">
        <w:rPr>
          <w:rFonts w:ascii="Cambria" w:hAnsi="Cambria" w:eastAsia="Cambria" w:cs="Cambria"/>
          <w:sz w:val="24"/>
          <w:szCs w:val="24"/>
        </w:rPr>
        <w:t>………………………………………………………………..20</w:t>
      </w:r>
    </w:p>
    <w:p w:rsidR="00F209E7" w:rsidP="1D91FF77" w:rsidRDefault="00F209E7" w14:paraId="76146445" w14:textId="292BA4C2" w14:noSpellErr="1">
      <w:pPr>
        <w:spacing w:after="60"/>
        <w:rPr>
          <w:rFonts w:ascii="Cambria" w:hAnsi="Cambria" w:eastAsia="Cambria" w:cs="Cambria"/>
        </w:rPr>
      </w:pPr>
      <w:r w:rsidRPr="1D91FF77" w:rsidR="1D91FF77">
        <w:rPr>
          <w:rFonts w:ascii="Cambria" w:hAnsi="Cambria" w:eastAsia="Cambria" w:cs="Cambria"/>
        </w:rPr>
        <w:t>Figure 1</w:t>
      </w:r>
      <w:r w:rsidRPr="1D91FF77" w:rsidR="1D91FF77">
        <w:rPr>
          <w:rFonts w:ascii="Cambria" w:hAnsi="Cambria" w:eastAsia="Cambria" w:cs="Cambria"/>
        </w:rPr>
        <w:t>9</w:t>
      </w:r>
      <w:r w:rsidRPr="1D91FF77" w:rsidR="1D91FF77">
        <w:rPr>
          <w:rFonts w:ascii="Cambria" w:hAnsi="Cambria" w:eastAsia="Cambria" w:cs="Cambria"/>
        </w:rPr>
        <w:t xml:space="preserve">: </w:t>
      </w:r>
      <w:r w:rsidRPr="1D91FF77" w:rsidR="1D91FF77">
        <w:rPr>
          <w:rFonts w:ascii="Cambria" w:hAnsi="Cambria" w:eastAsia="Cambria" w:cs="Cambria"/>
        </w:rPr>
        <w:t>Remote Controller CAD</w:t>
      </w:r>
      <w:r w:rsidRPr="1D91FF77" w:rsidR="1D91FF77">
        <w:rPr>
          <w:rFonts w:ascii="Cambria" w:hAnsi="Cambria" w:eastAsia="Cambria" w:cs="Cambria"/>
          <w:sz w:val="24"/>
          <w:szCs w:val="24"/>
        </w:rPr>
        <w:t>………………………</w:t>
      </w:r>
      <w:r w:rsidRPr="1D91FF77" w:rsidR="1D91FF77">
        <w:rPr>
          <w:rFonts w:ascii="Cambria" w:hAnsi="Cambria" w:eastAsia="Cambria" w:cs="Cambria"/>
          <w:sz w:val="24"/>
          <w:szCs w:val="24"/>
        </w:rPr>
        <w:t>………………………………………………………...21</w:t>
      </w:r>
    </w:p>
    <w:p w:rsidR="00F209E7" w:rsidP="1D91FF77" w:rsidRDefault="00F209E7" w14:paraId="78C2167F" w14:textId="33005106" w14:noSpellErr="1">
      <w:pPr>
        <w:spacing w:after="60"/>
        <w:rPr>
          <w:rFonts w:ascii="Cambria" w:hAnsi="Cambria" w:eastAsia="Cambria" w:cs="Cambria"/>
        </w:rPr>
      </w:pPr>
      <w:r w:rsidRPr="1D91FF77" w:rsidR="1D91FF77">
        <w:rPr>
          <w:rFonts w:ascii="Cambria" w:hAnsi="Cambria" w:eastAsia="Cambria" w:cs="Cambria"/>
        </w:rPr>
        <w:t xml:space="preserve">Figure 20: </w:t>
      </w:r>
      <w:r w:rsidRPr="1D91FF77" w:rsidR="1D91FF77">
        <w:rPr>
          <w:rFonts w:ascii="Cambria" w:hAnsi="Cambria" w:eastAsia="Cambria" w:cs="Cambria"/>
        </w:rPr>
        <w:t>Wheel CAD</w:t>
      </w:r>
      <w:r w:rsidRPr="1D91FF77" w:rsidR="1D91FF77">
        <w:rPr>
          <w:rFonts w:ascii="Cambria" w:hAnsi="Cambria" w:eastAsia="Cambria" w:cs="Cambria"/>
          <w:sz w:val="24"/>
          <w:szCs w:val="24"/>
        </w:rPr>
        <w:t>………………………</w:t>
      </w:r>
      <w:r w:rsidRPr="1D91FF77" w:rsidR="1D91FF77">
        <w:rPr>
          <w:rFonts w:ascii="Cambria" w:hAnsi="Cambria" w:eastAsia="Cambria" w:cs="Cambria"/>
          <w:sz w:val="24"/>
          <w:szCs w:val="24"/>
        </w:rPr>
        <w:t>…………………………………………………………………………</w:t>
      </w:r>
      <w:r w:rsidRPr="1D91FF77" w:rsidR="1D91FF77">
        <w:rPr>
          <w:rFonts w:ascii="Cambria" w:hAnsi="Cambria" w:eastAsia="Cambria" w:cs="Cambria"/>
          <w:sz w:val="24"/>
          <w:szCs w:val="24"/>
        </w:rPr>
        <w:t>21</w:t>
      </w:r>
    </w:p>
    <w:p w:rsidR="00F209E7" w:rsidP="1D91FF77" w:rsidRDefault="00F209E7" w14:paraId="3012EA43" w14:textId="04C6354B" w14:noSpellErr="1">
      <w:pPr>
        <w:spacing w:after="60"/>
        <w:rPr>
          <w:rFonts w:ascii="Cambria" w:hAnsi="Cambria" w:eastAsia="Cambria" w:cs="Cambria"/>
        </w:rPr>
      </w:pPr>
      <w:r w:rsidRPr="1D91FF77" w:rsidR="1D91FF77">
        <w:rPr>
          <w:rFonts w:ascii="Cambria" w:hAnsi="Cambria" w:eastAsia="Cambria" w:cs="Cambria"/>
        </w:rPr>
        <w:t>Figure 21</w:t>
      </w:r>
      <w:r w:rsidRPr="1D91FF77" w:rsidR="1D91FF77">
        <w:rPr>
          <w:rFonts w:ascii="Cambria" w:hAnsi="Cambria" w:eastAsia="Cambria" w:cs="Cambria"/>
        </w:rPr>
        <w:t xml:space="preserve">: </w:t>
      </w:r>
      <w:r w:rsidRPr="1D91FF77" w:rsidR="1D91FF77">
        <w:rPr>
          <w:rFonts w:ascii="Cambria" w:hAnsi="Cambria" w:eastAsia="Cambria" w:cs="Cambria"/>
        </w:rPr>
        <w:t>Main Housing CAD</w:t>
      </w:r>
      <w:r w:rsidRPr="1D91FF77" w:rsidR="1D91FF77">
        <w:rPr>
          <w:rFonts w:ascii="Cambria" w:hAnsi="Cambria" w:eastAsia="Cambria" w:cs="Cambria"/>
          <w:sz w:val="24"/>
          <w:szCs w:val="24"/>
        </w:rPr>
        <w:t>………………………</w:t>
      </w:r>
      <w:r w:rsidRPr="1D91FF77" w:rsidR="1D91FF77">
        <w:rPr>
          <w:rFonts w:ascii="Cambria" w:hAnsi="Cambria" w:eastAsia="Cambria" w:cs="Cambria"/>
          <w:sz w:val="24"/>
          <w:szCs w:val="24"/>
        </w:rPr>
        <w:t>………………………………………………………………</w:t>
      </w:r>
      <w:r w:rsidRPr="1D91FF77" w:rsidR="1D91FF77">
        <w:rPr>
          <w:rFonts w:ascii="Cambria" w:hAnsi="Cambria" w:eastAsia="Cambria" w:cs="Cambria"/>
          <w:sz w:val="24"/>
          <w:szCs w:val="24"/>
        </w:rPr>
        <w:t>22</w:t>
      </w:r>
    </w:p>
    <w:p w:rsidR="00F209E7" w:rsidP="1D91FF77" w:rsidRDefault="00F209E7" w14:paraId="01F92CD0" w14:textId="27441492" w14:noSpellErr="1">
      <w:pPr>
        <w:spacing w:after="60"/>
        <w:rPr>
          <w:rFonts w:ascii="Cambria" w:hAnsi="Cambria" w:eastAsia="Cambria" w:cs="Cambria"/>
        </w:rPr>
      </w:pPr>
      <w:r w:rsidRPr="1D91FF77" w:rsidR="1D91FF77">
        <w:rPr>
          <w:rFonts w:ascii="Cambria" w:hAnsi="Cambria" w:eastAsia="Cambria" w:cs="Cambria"/>
        </w:rPr>
        <w:t>Figure 22</w:t>
      </w:r>
      <w:r w:rsidRPr="1D91FF77" w:rsidR="1D91FF77">
        <w:rPr>
          <w:rFonts w:ascii="Cambria" w:hAnsi="Cambria" w:eastAsia="Cambria" w:cs="Cambria"/>
        </w:rPr>
        <w:t xml:space="preserve">: </w:t>
      </w:r>
      <w:r w:rsidRPr="1D91FF77" w:rsidR="1D91FF77">
        <w:rPr>
          <w:rFonts w:ascii="Cambria" w:hAnsi="Cambria" w:eastAsia="Cambria" w:cs="Cambria"/>
        </w:rPr>
        <w:t>Motor Shield CAD</w:t>
      </w:r>
      <w:r w:rsidRPr="1D91FF77" w:rsidR="1D91FF77">
        <w:rPr>
          <w:rFonts w:ascii="Cambria" w:hAnsi="Cambria" w:eastAsia="Cambria" w:cs="Cambria"/>
          <w:sz w:val="24"/>
          <w:szCs w:val="24"/>
        </w:rPr>
        <w:t>………………………</w:t>
      </w:r>
      <w:r w:rsidRPr="1D91FF77" w:rsidR="1D91FF77">
        <w:rPr>
          <w:rFonts w:ascii="Cambria" w:hAnsi="Cambria" w:eastAsia="Cambria" w:cs="Cambria"/>
          <w:sz w:val="24"/>
          <w:szCs w:val="24"/>
        </w:rPr>
        <w:t>………………………………………………………………..22</w:t>
      </w:r>
    </w:p>
    <w:p w:rsidR="00F209E7" w:rsidP="1D91FF77" w:rsidRDefault="00F209E7" w14:paraId="7C4AF071" w14:textId="7839D548" w14:noSpellErr="1">
      <w:pPr>
        <w:spacing w:after="60"/>
        <w:rPr>
          <w:rFonts w:ascii="Cambria" w:hAnsi="Cambria" w:eastAsia="Cambria" w:cs="Cambria"/>
        </w:rPr>
      </w:pPr>
      <w:r w:rsidRPr="1D91FF77" w:rsidR="1D91FF77">
        <w:rPr>
          <w:rFonts w:ascii="Cambria" w:hAnsi="Cambria" w:eastAsia="Cambria" w:cs="Cambria"/>
        </w:rPr>
        <w:t>Figure 23</w:t>
      </w:r>
      <w:r w:rsidRPr="1D91FF77" w:rsidR="1D91FF77">
        <w:rPr>
          <w:rFonts w:ascii="Cambria" w:hAnsi="Cambria" w:eastAsia="Cambria" w:cs="Cambria"/>
        </w:rPr>
        <w:t xml:space="preserve">: </w:t>
      </w:r>
      <w:r w:rsidRPr="1D91FF77" w:rsidR="1D91FF77">
        <w:rPr>
          <w:rFonts w:ascii="Cambria" w:hAnsi="Cambria" w:eastAsia="Cambria" w:cs="Cambria"/>
        </w:rPr>
        <w:t>NEMA 23 Stepper Motor CAD</w:t>
      </w:r>
      <w:r w:rsidRPr="1D91FF77" w:rsidR="1D91FF77">
        <w:rPr>
          <w:rFonts w:ascii="Cambria" w:hAnsi="Cambria" w:eastAsia="Cambria" w:cs="Cambria"/>
          <w:sz w:val="24"/>
          <w:szCs w:val="24"/>
        </w:rPr>
        <w:t>………………………</w:t>
      </w:r>
      <w:r w:rsidRPr="1D91FF77" w:rsidR="1D91FF77">
        <w:rPr>
          <w:rFonts w:ascii="Cambria" w:hAnsi="Cambria" w:eastAsia="Cambria" w:cs="Cambria"/>
          <w:sz w:val="24"/>
          <w:szCs w:val="24"/>
        </w:rPr>
        <w:t>………………………………………………..23</w:t>
      </w:r>
    </w:p>
    <w:p w:rsidR="00F209E7" w:rsidP="1D91FF77" w:rsidRDefault="00F209E7" w14:paraId="37984090" w14:textId="721B56C3" w14:noSpellErr="1">
      <w:pPr>
        <w:spacing w:after="60"/>
        <w:rPr>
          <w:rFonts w:ascii="Cambria" w:hAnsi="Cambria" w:eastAsia="Cambria" w:cs="Cambria"/>
        </w:rPr>
      </w:pPr>
      <w:r w:rsidRPr="1D91FF77" w:rsidR="1D91FF77">
        <w:rPr>
          <w:rFonts w:ascii="Cambria" w:hAnsi="Cambria" w:eastAsia="Cambria" w:cs="Cambria"/>
        </w:rPr>
        <w:t>Figure 24</w:t>
      </w:r>
      <w:r w:rsidRPr="1D91FF77" w:rsidR="1D91FF77">
        <w:rPr>
          <w:rFonts w:ascii="Cambria" w:hAnsi="Cambria" w:eastAsia="Cambria" w:cs="Cambria"/>
        </w:rPr>
        <w:t xml:space="preserve">: </w:t>
      </w:r>
      <w:r w:rsidRPr="1D91FF77" w:rsidR="1D91FF77">
        <w:rPr>
          <w:rFonts w:ascii="Cambria" w:hAnsi="Cambria" w:eastAsia="Cambria" w:cs="Cambria"/>
        </w:rPr>
        <w:t>Pinion Gear CAD</w:t>
      </w:r>
      <w:r w:rsidRPr="1D91FF77" w:rsidR="1D91FF77">
        <w:rPr>
          <w:rFonts w:ascii="Cambria" w:hAnsi="Cambria" w:eastAsia="Cambria" w:cs="Cambria"/>
          <w:sz w:val="24"/>
          <w:szCs w:val="24"/>
        </w:rPr>
        <w:t>………………………</w:t>
      </w:r>
      <w:r w:rsidRPr="1D91FF77" w:rsidR="1D91FF77">
        <w:rPr>
          <w:rFonts w:ascii="Cambria" w:hAnsi="Cambria" w:eastAsia="Cambria" w:cs="Cambria"/>
          <w:sz w:val="24"/>
          <w:szCs w:val="24"/>
        </w:rPr>
        <w:t>………………………………………………………………</w:t>
      </w:r>
      <w:r w:rsidRPr="1D91FF77" w:rsidR="1D91FF77">
        <w:rPr>
          <w:rFonts w:ascii="Cambria" w:hAnsi="Cambria" w:eastAsia="Cambria" w:cs="Cambria"/>
          <w:sz w:val="24"/>
          <w:szCs w:val="24"/>
        </w:rPr>
        <w:t>…</w:t>
      </w:r>
      <w:r w:rsidRPr="1D91FF77" w:rsidR="1D91FF77">
        <w:rPr>
          <w:rFonts w:ascii="Cambria" w:hAnsi="Cambria" w:eastAsia="Cambria" w:cs="Cambria"/>
          <w:sz w:val="24"/>
          <w:szCs w:val="24"/>
        </w:rPr>
        <w:t>.23</w:t>
      </w:r>
    </w:p>
    <w:p w:rsidR="00F209E7" w:rsidP="1D91FF77" w:rsidRDefault="00F209E7" w14:paraId="7A43B75F" w14:textId="64B6C929" w14:noSpellErr="1">
      <w:pPr>
        <w:spacing w:after="60"/>
        <w:rPr>
          <w:rFonts w:ascii="Cambria" w:hAnsi="Cambria" w:eastAsia="Cambria" w:cs="Cambria"/>
        </w:rPr>
      </w:pPr>
      <w:r w:rsidRPr="1D91FF77" w:rsidR="1D91FF77">
        <w:rPr>
          <w:rFonts w:ascii="Cambria" w:hAnsi="Cambria" w:eastAsia="Cambria" w:cs="Cambria"/>
        </w:rPr>
        <w:t>Figure 25</w:t>
      </w:r>
      <w:r w:rsidRPr="1D91FF77" w:rsidR="1D91FF77">
        <w:rPr>
          <w:rFonts w:ascii="Cambria" w:hAnsi="Cambria" w:eastAsia="Cambria" w:cs="Cambria"/>
        </w:rPr>
        <w:t xml:space="preserve">: </w:t>
      </w:r>
      <w:r w:rsidRPr="1D91FF77" w:rsidR="1D91FF77">
        <w:rPr>
          <w:rFonts w:ascii="Cambria" w:hAnsi="Cambria" w:eastAsia="Cambria" w:cs="Cambria"/>
        </w:rPr>
        <w:t>Enclosure Track CAD</w:t>
      </w:r>
      <w:r w:rsidRPr="1D91FF77" w:rsidR="1D91FF77">
        <w:rPr>
          <w:rFonts w:ascii="Cambria" w:hAnsi="Cambria" w:eastAsia="Cambria" w:cs="Cambria"/>
          <w:sz w:val="24"/>
          <w:szCs w:val="24"/>
        </w:rPr>
        <w:t>…………………………………………………………………………</w:t>
      </w:r>
      <w:r w:rsidRPr="1D91FF77" w:rsidR="1D91FF77">
        <w:rPr>
          <w:rFonts w:ascii="Cambria" w:hAnsi="Cambria" w:eastAsia="Cambria" w:cs="Cambria"/>
          <w:sz w:val="24"/>
          <w:szCs w:val="24"/>
        </w:rPr>
        <w:t>………...24</w:t>
      </w:r>
    </w:p>
    <w:p w:rsidR="00F209E7" w:rsidP="1D91FF77" w:rsidRDefault="00F209E7" w14:paraId="5C702FE2" w14:textId="052A48AC" w14:noSpellErr="1">
      <w:pPr>
        <w:spacing w:after="60"/>
        <w:rPr>
          <w:rFonts w:ascii="Cambria" w:hAnsi="Cambria" w:eastAsia="Cambria" w:cs="Cambria"/>
        </w:rPr>
      </w:pPr>
      <w:r w:rsidRPr="1D91FF77" w:rsidR="1D91FF77">
        <w:rPr>
          <w:rFonts w:ascii="Cambria" w:hAnsi="Cambria" w:eastAsia="Cambria" w:cs="Cambria"/>
        </w:rPr>
        <w:t>Figure 26</w:t>
      </w:r>
      <w:r w:rsidRPr="1D91FF77" w:rsidR="1D91FF77">
        <w:rPr>
          <w:rFonts w:ascii="Cambria" w:hAnsi="Cambria" w:eastAsia="Cambria" w:cs="Cambria"/>
        </w:rPr>
        <w:t xml:space="preserve">: </w:t>
      </w:r>
      <w:r w:rsidRPr="1D91FF77" w:rsidR="1D91FF77">
        <w:rPr>
          <w:rFonts w:ascii="Cambria" w:hAnsi="Cambria" w:eastAsia="Cambria" w:cs="Cambria"/>
        </w:rPr>
        <w:t>Power Supply CAD</w:t>
      </w:r>
      <w:r w:rsidRPr="1D91FF77" w:rsidR="1D91FF77">
        <w:rPr>
          <w:rFonts w:ascii="Cambria" w:hAnsi="Cambria" w:eastAsia="Cambria" w:cs="Cambria"/>
          <w:sz w:val="24"/>
          <w:szCs w:val="24"/>
        </w:rPr>
        <w:t>………………………</w:t>
      </w:r>
      <w:r w:rsidRPr="1D91FF77" w:rsidR="1D91FF77">
        <w:rPr>
          <w:rFonts w:ascii="Cambria" w:hAnsi="Cambria" w:eastAsia="Cambria" w:cs="Cambria"/>
          <w:sz w:val="24"/>
          <w:szCs w:val="24"/>
        </w:rPr>
        <w:t>………………………………………………………………</w:t>
      </w:r>
      <w:r w:rsidRPr="1D91FF77" w:rsidR="1D91FF77">
        <w:rPr>
          <w:rFonts w:ascii="Cambria" w:hAnsi="Cambria" w:eastAsia="Cambria" w:cs="Cambria"/>
          <w:sz w:val="24"/>
          <w:szCs w:val="24"/>
        </w:rPr>
        <w:t>24</w:t>
      </w:r>
    </w:p>
    <w:p w:rsidRPr="00A64569" w:rsidR="00F209E7" w:rsidP="1D91FF77" w:rsidRDefault="00F209E7" w14:paraId="4714EAB1" w14:textId="02080871" w14:noSpellErr="1">
      <w:pPr>
        <w:spacing w:after="60"/>
        <w:rPr>
          <w:rFonts w:ascii="Cambria" w:hAnsi="Cambria" w:eastAsia="Cambria" w:cs="Cambria"/>
        </w:rPr>
      </w:pPr>
      <w:r w:rsidRPr="1D91FF77" w:rsidR="1D91FF77">
        <w:rPr>
          <w:rFonts w:ascii="Cambria" w:hAnsi="Cambria" w:eastAsia="Cambria" w:cs="Cambria"/>
        </w:rPr>
        <w:t>Figure 27</w:t>
      </w:r>
      <w:r w:rsidRPr="1D91FF77" w:rsidR="1D91FF77">
        <w:rPr>
          <w:rFonts w:ascii="Cambria" w:hAnsi="Cambria" w:eastAsia="Cambria" w:cs="Cambria"/>
        </w:rPr>
        <w:t xml:space="preserve">: </w:t>
      </w:r>
      <w:r w:rsidRPr="1D91FF77" w:rsidR="1D91FF77">
        <w:rPr>
          <w:rFonts w:ascii="Cambria" w:hAnsi="Cambria" w:eastAsia="Cambria" w:cs="Cambria"/>
        </w:rPr>
        <w:t>NEMA 17 Stepper Motor CAD</w:t>
      </w:r>
      <w:r w:rsidRPr="1D91FF77" w:rsidR="1D91FF77">
        <w:rPr>
          <w:rFonts w:ascii="Cambria" w:hAnsi="Cambria" w:eastAsia="Cambria" w:cs="Cambria"/>
          <w:sz w:val="24"/>
          <w:szCs w:val="24"/>
        </w:rPr>
        <w:t>………………………</w:t>
      </w:r>
      <w:r w:rsidRPr="1D91FF77" w:rsidR="1D91FF77">
        <w:rPr>
          <w:rFonts w:ascii="Cambria" w:hAnsi="Cambria" w:eastAsia="Cambria" w:cs="Cambria"/>
          <w:sz w:val="24"/>
          <w:szCs w:val="24"/>
        </w:rPr>
        <w:t>………………………………………………..25</w:t>
      </w:r>
    </w:p>
    <w:p w:rsidRPr="00A64569" w:rsidR="006D7FFC" w:rsidP="1D91FF77" w:rsidRDefault="006D7FFC" w14:paraId="29D97314" w14:textId="23A5BC5C" w14:noSpellErr="1">
      <w:pPr>
        <w:spacing w:after="60"/>
        <w:rPr>
          <w:rFonts w:ascii="Cambria" w:hAnsi="Cambria" w:eastAsia="Cambria" w:cs="Cambria"/>
        </w:rPr>
      </w:pPr>
      <w:r w:rsidRPr="1D91FF77" w:rsidR="1D91FF77">
        <w:rPr>
          <w:rFonts w:ascii="Cambria" w:hAnsi="Cambria" w:eastAsia="Cambria" w:cs="Cambria"/>
        </w:rPr>
        <w:t>Figure 28</w:t>
      </w:r>
      <w:r w:rsidRPr="1D91FF77" w:rsidR="1D91FF77">
        <w:rPr>
          <w:rFonts w:ascii="Cambria" w:hAnsi="Cambria" w:eastAsia="Cambria" w:cs="Cambria"/>
        </w:rPr>
        <w:t xml:space="preserve">: </w:t>
      </w:r>
      <w:r w:rsidRPr="1D91FF77" w:rsidR="1D91FF77">
        <w:rPr>
          <w:rFonts w:ascii="Cambria" w:hAnsi="Cambria" w:eastAsia="Cambria" w:cs="Cambria"/>
        </w:rPr>
        <w:t>Calculations to determine the torque required from the stepper motor</w:t>
      </w:r>
      <w:r w:rsidRPr="1D91FF77" w:rsidR="1D91FF77">
        <w:rPr>
          <w:rFonts w:ascii="Cambria" w:hAnsi="Cambria" w:eastAsia="Cambria" w:cs="Cambria"/>
          <w:sz w:val="24"/>
          <w:szCs w:val="24"/>
        </w:rPr>
        <w:t>………………</w:t>
      </w:r>
      <w:r w:rsidRPr="1D91FF77" w:rsidR="1D91FF77">
        <w:rPr>
          <w:rFonts w:ascii="Cambria" w:hAnsi="Cambria" w:eastAsia="Cambria" w:cs="Cambria"/>
          <w:sz w:val="24"/>
          <w:szCs w:val="24"/>
        </w:rPr>
        <w:t>.25</w:t>
      </w:r>
    </w:p>
    <w:p w:rsidRPr="00A64569" w:rsidR="00F209E7" w:rsidP="1D91FF77" w:rsidRDefault="00F209E7" w14:paraId="2F137D8B" w14:textId="1706C05A" w14:noSpellErr="1">
      <w:pPr>
        <w:spacing w:after="60"/>
        <w:rPr>
          <w:rFonts w:ascii="Cambria" w:hAnsi="Cambria" w:eastAsia="Cambria" w:cs="Cambria"/>
        </w:rPr>
      </w:pPr>
      <w:r w:rsidRPr="1D91FF77" w:rsidR="1D91FF77">
        <w:rPr>
          <w:rFonts w:ascii="Cambria" w:hAnsi="Cambria" w:eastAsia="Cambria" w:cs="Cambria"/>
        </w:rPr>
        <w:t xml:space="preserve">Figure 29: </w:t>
      </w:r>
      <w:r w:rsidRPr="1D91FF77" w:rsidR="1D91FF77">
        <w:rPr>
          <w:rFonts w:ascii="Cambria" w:hAnsi="Cambria" w:eastAsia="Cambria" w:cs="Cambria"/>
        </w:rPr>
        <w:t>C</w:t>
      </w:r>
      <w:r w:rsidRPr="1D91FF77" w:rsidR="1D91FF77">
        <w:rPr>
          <w:rFonts w:ascii="Cambria" w:hAnsi="Cambria" w:eastAsia="Cambria" w:cs="Cambria"/>
        </w:rPr>
        <w:t>alculations</w:t>
      </w:r>
      <w:r w:rsidRPr="1D91FF77" w:rsidR="1D91FF77">
        <w:rPr>
          <w:rFonts w:ascii="Cambria" w:hAnsi="Cambria" w:eastAsia="Cambria" w:cs="Cambria"/>
        </w:rPr>
        <w:t xml:space="preserve"> for support beams</w:t>
      </w:r>
      <w:r w:rsidRPr="1D91FF77" w:rsidR="1D91FF77">
        <w:rPr>
          <w:rFonts w:ascii="Cambria" w:hAnsi="Cambria" w:eastAsia="Cambria" w:cs="Cambria"/>
          <w:sz w:val="24"/>
          <w:szCs w:val="24"/>
        </w:rPr>
        <w:t>………………………</w:t>
      </w:r>
      <w:r w:rsidRPr="1D91FF77" w:rsidR="1D91FF77">
        <w:rPr>
          <w:rFonts w:ascii="Cambria" w:hAnsi="Cambria" w:eastAsia="Cambria" w:cs="Cambria"/>
          <w:sz w:val="24"/>
          <w:szCs w:val="24"/>
        </w:rPr>
        <w:t>……………………………………………..26</w:t>
      </w:r>
    </w:p>
    <w:p w:rsidRPr="00A94A1D" w:rsidR="00F209E7" w:rsidP="1D91FF77" w:rsidRDefault="00F209E7" w14:paraId="69427829" w14:textId="790DF75C" w14:noSpellErr="1">
      <w:pPr>
        <w:spacing w:after="60"/>
        <w:rPr>
          <w:rFonts w:ascii="Cambria" w:hAnsi="Cambria" w:eastAsia="Cambria" w:cs="Cambria"/>
        </w:rPr>
      </w:pPr>
      <w:r w:rsidRPr="1D91FF77" w:rsidR="1D91FF77">
        <w:rPr>
          <w:rFonts w:ascii="Cambria" w:hAnsi="Cambria" w:eastAsia="Cambria" w:cs="Cambria"/>
        </w:rPr>
        <w:t xml:space="preserve">Figure 30: </w:t>
      </w:r>
      <w:r w:rsidRPr="1D91FF77" w:rsidR="1D91FF77">
        <w:rPr>
          <w:rFonts w:ascii="Cambria" w:hAnsi="Cambria" w:eastAsia="Cambria" w:cs="Cambria"/>
        </w:rPr>
        <w:t>E</w:t>
      </w:r>
      <w:r w:rsidRPr="1D91FF77" w:rsidR="1D91FF77">
        <w:rPr>
          <w:rFonts w:ascii="Cambria" w:hAnsi="Cambria" w:eastAsia="Cambria" w:cs="Cambria"/>
        </w:rPr>
        <w:t>quations</w:t>
      </w:r>
      <w:r w:rsidRPr="1D91FF77" w:rsidR="1D91FF77">
        <w:rPr>
          <w:rFonts w:ascii="Cambria" w:hAnsi="Cambria" w:eastAsia="Cambria" w:cs="Cambria"/>
        </w:rPr>
        <w:t xml:space="preserve"> to find factor of safety of pinion gear</w:t>
      </w:r>
      <w:r w:rsidRPr="1D91FF77" w:rsidR="1D91FF77">
        <w:rPr>
          <w:rFonts w:ascii="Cambria" w:hAnsi="Cambria" w:eastAsia="Cambria" w:cs="Cambria"/>
          <w:sz w:val="24"/>
          <w:szCs w:val="24"/>
        </w:rPr>
        <w:t>………………………</w:t>
      </w:r>
      <w:r w:rsidRPr="1D91FF77" w:rsidR="1D91FF77">
        <w:rPr>
          <w:rFonts w:ascii="Cambria" w:hAnsi="Cambria" w:eastAsia="Cambria" w:cs="Cambria"/>
          <w:sz w:val="24"/>
          <w:szCs w:val="24"/>
        </w:rPr>
        <w:t>………………………</w:t>
      </w:r>
      <w:r w:rsidRPr="1D91FF77" w:rsidR="1D91FF77">
        <w:rPr>
          <w:rFonts w:ascii="Cambria" w:hAnsi="Cambria" w:eastAsia="Cambria" w:cs="Cambria"/>
          <w:sz w:val="24"/>
          <w:szCs w:val="24"/>
        </w:rPr>
        <w:t>.26</w:t>
      </w:r>
    </w:p>
    <w:p w:rsidRPr="00A94A1D" w:rsidR="00F209E7" w:rsidP="1D91FF77" w:rsidRDefault="00F209E7" w14:paraId="44AE585F" w14:textId="24B4ADD4" w14:noSpellErr="1">
      <w:pPr>
        <w:spacing w:after="60"/>
        <w:rPr>
          <w:rFonts w:ascii="Cambria" w:hAnsi="Cambria" w:eastAsia="Cambria" w:cs="Cambria"/>
        </w:rPr>
      </w:pPr>
      <w:r w:rsidRPr="1D91FF77" w:rsidR="1D91FF77">
        <w:rPr>
          <w:rFonts w:ascii="Cambria" w:hAnsi="Cambria" w:eastAsia="Cambria" w:cs="Cambria"/>
        </w:rPr>
        <w:t>Figure 31:</w:t>
      </w:r>
      <w:r w:rsidRPr="1D91FF77" w:rsidR="1D91FF77">
        <w:rPr>
          <w:rFonts w:ascii="Cambria" w:hAnsi="Cambria" w:eastAsia="Cambria" w:cs="Cambria"/>
        </w:rPr>
        <w:t xml:space="preserve"> </w:t>
      </w:r>
      <w:r w:rsidRPr="1D91FF77" w:rsidR="1D91FF77">
        <w:rPr>
          <w:rFonts w:ascii="Cambria" w:hAnsi="Cambria" w:eastAsia="Cambria" w:cs="Cambria"/>
        </w:rPr>
        <w:t>C</w:t>
      </w:r>
      <w:r w:rsidRPr="1D91FF77" w:rsidR="1D91FF77">
        <w:rPr>
          <w:rFonts w:ascii="Cambria" w:hAnsi="Cambria" w:eastAsia="Cambria" w:cs="Cambria"/>
        </w:rPr>
        <w:t>alculations</w:t>
      </w:r>
      <w:r w:rsidRPr="1D91FF77" w:rsidR="1D91FF77">
        <w:rPr>
          <w:rFonts w:ascii="Cambria" w:hAnsi="Cambria" w:eastAsia="Cambria" w:cs="Cambria"/>
        </w:rPr>
        <w:t xml:space="preserve"> for pump analysis</w:t>
      </w:r>
      <w:r w:rsidRPr="1D91FF77" w:rsidR="1D91FF77">
        <w:rPr>
          <w:rFonts w:ascii="Cambria" w:hAnsi="Cambria" w:eastAsia="Cambria" w:cs="Cambria"/>
          <w:sz w:val="24"/>
          <w:szCs w:val="24"/>
        </w:rPr>
        <w:t>………………………</w:t>
      </w:r>
      <w:r w:rsidRPr="1D91FF77" w:rsidR="1D91FF77">
        <w:rPr>
          <w:rFonts w:ascii="Cambria" w:hAnsi="Cambria" w:eastAsia="Cambria" w:cs="Cambria"/>
          <w:sz w:val="24"/>
          <w:szCs w:val="24"/>
        </w:rPr>
        <w:t>………………………………………………</w:t>
      </w:r>
      <w:r w:rsidRPr="1D91FF77" w:rsidR="1D91FF77">
        <w:rPr>
          <w:rFonts w:ascii="Cambria" w:hAnsi="Cambria" w:eastAsia="Cambria" w:cs="Cambria"/>
          <w:sz w:val="24"/>
          <w:szCs w:val="24"/>
        </w:rPr>
        <w:t>27</w:t>
      </w:r>
    </w:p>
    <w:p w:rsidRPr="00A94A1D" w:rsidR="00F209E7" w:rsidP="1D91FF77" w:rsidRDefault="00F209E7" w14:paraId="431C3ADF" w14:textId="42D42821" w14:noSpellErr="1">
      <w:pPr>
        <w:spacing w:after="60"/>
        <w:rPr>
          <w:rFonts w:ascii="Cambria" w:hAnsi="Cambria" w:eastAsia="Cambria" w:cs="Cambria"/>
        </w:rPr>
      </w:pPr>
      <w:r w:rsidRPr="1D91FF77" w:rsidR="1D91FF77">
        <w:rPr>
          <w:rFonts w:ascii="Cambria" w:hAnsi="Cambria" w:eastAsia="Cambria" w:cs="Cambria"/>
        </w:rPr>
        <w:t>Figure 32:</w:t>
      </w:r>
      <w:r w:rsidRPr="1D91FF77" w:rsidR="1D91FF77">
        <w:rPr>
          <w:rFonts w:ascii="Cambria" w:hAnsi="Cambria" w:eastAsia="Cambria" w:cs="Cambria"/>
        </w:rPr>
        <w:t xml:space="preserve"> </w:t>
      </w:r>
      <w:r w:rsidRPr="1D91FF77" w:rsidR="1D91FF77">
        <w:rPr>
          <w:rFonts w:ascii="Cambria" w:hAnsi="Cambria" w:eastAsia="Cambria" w:cs="Cambria"/>
        </w:rPr>
        <w:t>C</w:t>
      </w:r>
      <w:r w:rsidRPr="1D91FF77" w:rsidR="1D91FF77">
        <w:rPr>
          <w:rFonts w:ascii="Cambria" w:hAnsi="Cambria" w:eastAsia="Cambria" w:cs="Cambria"/>
        </w:rPr>
        <w:t>alculations</w:t>
      </w:r>
      <w:r w:rsidRPr="1D91FF77" w:rsidR="1D91FF77">
        <w:rPr>
          <w:rFonts w:ascii="Cambria" w:hAnsi="Cambria" w:eastAsia="Cambria" w:cs="Cambria"/>
        </w:rPr>
        <w:t xml:space="preserve"> for shaft of stepper motor</w:t>
      </w:r>
      <w:r w:rsidRPr="1D91FF77" w:rsidR="1D91FF77">
        <w:rPr>
          <w:rFonts w:ascii="Cambria" w:hAnsi="Cambria" w:eastAsia="Cambria" w:cs="Cambria"/>
          <w:sz w:val="24"/>
          <w:szCs w:val="24"/>
        </w:rPr>
        <w:t>………………………</w:t>
      </w:r>
      <w:r w:rsidRPr="1D91FF77" w:rsidR="1D91FF77">
        <w:rPr>
          <w:rFonts w:ascii="Cambria" w:hAnsi="Cambria" w:eastAsia="Cambria" w:cs="Cambria"/>
          <w:sz w:val="24"/>
          <w:szCs w:val="24"/>
        </w:rPr>
        <w:t>……………………………</w:t>
      </w:r>
      <w:r w:rsidRPr="1D91FF77" w:rsidR="1D91FF77">
        <w:rPr>
          <w:rFonts w:ascii="Cambria" w:hAnsi="Cambria" w:eastAsia="Cambria" w:cs="Cambria"/>
          <w:sz w:val="24"/>
          <w:szCs w:val="24"/>
        </w:rPr>
        <w:t>……...27</w:t>
      </w:r>
    </w:p>
    <w:p w:rsidRPr="00A94A1D" w:rsidR="00F209E7" w:rsidP="1D91FF77" w:rsidRDefault="00F209E7" w14:paraId="25385014" w14:textId="65A04BEC" w14:noSpellErr="1">
      <w:pPr>
        <w:spacing w:after="60"/>
        <w:rPr>
          <w:rFonts w:ascii="Cambria" w:hAnsi="Cambria" w:eastAsia="Cambria" w:cs="Cambria"/>
        </w:rPr>
      </w:pPr>
      <w:r w:rsidRPr="1D91FF77" w:rsidR="1D91FF77">
        <w:rPr>
          <w:rFonts w:ascii="Cambria" w:hAnsi="Cambria" w:eastAsia="Cambria" w:cs="Cambria"/>
        </w:rPr>
        <w:t>Figure 33:</w:t>
      </w:r>
      <w:r w:rsidRPr="1D91FF77" w:rsidR="1D91FF77">
        <w:rPr>
          <w:rFonts w:ascii="Cambria" w:hAnsi="Cambria" w:eastAsia="Cambria" w:cs="Cambria"/>
        </w:rPr>
        <w:t xml:space="preserve"> </w:t>
      </w:r>
      <w:r w:rsidRPr="1D91FF77" w:rsidR="1D91FF77">
        <w:rPr>
          <w:rFonts w:ascii="Cambria" w:hAnsi="Cambria" w:eastAsia="Cambria" w:cs="Cambria"/>
        </w:rPr>
        <w:t>C</w:t>
      </w:r>
      <w:r w:rsidRPr="1D91FF77" w:rsidR="1D91FF77">
        <w:rPr>
          <w:rFonts w:ascii="Cambria" w:hAnsi="Cambria" w:eastAsia="Cambria" w:cs="Cambria"/>
        </w:rPr>
        <w:t>alculations</w:t>
      </w:r>
      <w:r w:rsidRPr="1D91FF77" w:rsidR="1D91FF77">
        <w:rPr>
          <w:rFonts w:ascii="Cambria" w:hAnsi="Cambria" w:eastAsia="Cambria" w:cs="Cambria"/>
        </w:rPr>
        <w:t xml:space="preserve"> for forces acting on wheels and bending moment on brackets</w:t>
      </w:r>
      <w:r w:rsidRPr="1D91FF77" w:rsidR="1D91FF77">
        <w:rPr>
          <w:rFonts w:ascii="Cambria" w:hAnsi="Cambria" w:eastAsia="Cambria" w:cs="Cambria"/>
          <w:sz w:val="24"/>
          <w:szCs w:val="24"/>
        </w:rPr>
        <w:t>…………</w:t>
      </w:r>
      <w:r w:rsidRPr="1D91FF77" w:rsidR="1D91FF77">
        <w:rPr>
          <w:rFonts w:ascii="Cambria" w:hAnsi="Cambria" w:eastAsia="Cambria" w:cs="Cambria"/>
          <w:sz w:val="24"/>
          <w:szCs w:val="24"/>
        </w:rPr>
        <w:t>..28</w:t>
      </w:r>
    </w:p>
    <w:p w:rsidRPr="00A94A1D" w:rsidR="00F209E7" w:rsidP="1D91FF77" w:rsidRDefault="00F209E7" w14:paraId="440ADC9B" w14:textId="741E61CE" w14:noSpellErr="1">
      <w:pPr>
        <w:spacing w:after="60"/>
        <w:rPr>
          <w:rFonts w:ascii="Cambria" w:hAnsi="Cambria" w:eastAsia="Cambria" w:cs="Cambria"/>
        </w:rPr>
      </w:pPr>
      <w:r w:rsidRPr="1D91FF77" w:rsidR="1D91FF77">
        <w:rPr>
          <w:rFonts w:ascii="Cambria" w:hAnsi="Cambria" w:eastAsia="Cambria" w:cs="Cambria"/>
        </w:rPr>
        <w:t>Figure 34:</w:t>
      </w:r>
      <w:r w:rsidRPr="1D91FF77" w:rsidR="1D91FF77">
        <w:rPr>
          <w:rFonts w:ascii="Cambria" w:hAnsi="Cambria" w:eastAsia="Cambria" w:cs="Cambria"/>
        </w:rPr>
        <w:t xml:space="preserve"> </w:t>
      </w:r>
      <w:r w:rsidRPr="1D91FF77" w:rsidR="1D91FF77">
        <w:rPr>
          <w:rFonts w:ascii="Cambria" w:hAnsi="Cambria" w:eastAsia="Cambria" w:cs="Cambria"/>
        </w:rPr>
        <w:t>AutoCAD electrical diagram of circuit used to implement programming</w:t>
      </w:r>
      <w:r w:rsidRPr="1D91FF77" w:rsidR="1D91FF77">
        <w:rPr>
          <w:rFonts w:ascii="Cambria" w:hAnsi="Cambria" w:eastAsia="Cambria" w:cs="Cambria"/>
          <w:sz w:val="24"/>
          <w:szCs w:val="24"/>
        </w:rPr>
        <w:t>………………</w:t>
      </w:r>
      <w:r w:rsidRPr="1D91FF77" w:rsidR="1D91FF77">
        <w:rPr>
          <w:rFonts w:ascii="Cambria" w:hAnsi="Cambria" w:eastAsia="Cambria" w:cs="Cambria"/>
          <w:sz w:val="24"/>
          <w:szCs w:val="24"/>
        </w:rPr>
        <w:t>29</w:t>
      </w:r>
    </w:p>
    <w:p w:rsidRPr="00A94A1D" w:rsidR="008370C6" w:rsidP="1D91FF77" w:rsidRDefault="008370C6" w14:paraId="555B1F4F" w14:textId="0C39A218" w14:noSpellErr="1">
      <w:pPr>
        <w:rPr>
          <w:rFonts w:ascii="Cambria" w:hAnsi="Cambria" w:eastAsia="Cambria" w:cs="Cambria"/>
        </w:rPr>
      </w:pPr>
      <w:r w:rsidRPr="1D91FF77" w:rsidR="1D91FF77">
        <w:rPr>
          <w:rFonts w:ascii="Cambria" w:hAnsi="Cambria" w:eastAsia="Cambria" w:cs="Cambria"/>
        </w:rPr>
        <w:t xml:space="preserve">Figure 35: </w:t>
      </w:r>
      <w:r w:rsidRPr="1D91FF77" w:rsidR="1D91FF77">
        <w:rPr>
          <w:rFonts w:ascii="Cambria" w:hAnsi="Cambria" w:eastAsia="Cambria" w:cs="Cambria"/>
        </w:rPr>
        <w:t>Raspberry Pi Code</w:t>
      </w:r>
      <w:r w:rsidRPr="1D91FF77" w:rsidR="1D91FF77">
        <w:rPr>
          <w:rFonts w:ascii="Cambria" w:hAnsi="Cambria" w:eastAsia="Cambria" w:cs="Cambria"/>
          <w:sz w:val="24"/>
          <w:szCs w:val="24"/>
        </w:rPr>
        <w:t>………………………</w:t>
      </w:r>
      <w:r w:rsidRPr="1D91FF77" w:rsidR="1D91FF77">
        <w:rPr>
          <w:rFonts w:ascii="Cambria" w:hAnsi="Cambria" w:eastAsia="Cambria" w:cs="Cambria"/>
          <w:sz w:val="24"/>
          <w:szCs w:val="24"/>
        </w:rPr>
        <w:t>……………………………………………………</w:t>
      </w:r>
      <w:r w:rsidRPr="1D91FF77" w:rsidR="1D91FF77">
        <w:rPr>
          <w:rFonts w:ascii="Cambria" w:hAnsi="Cambria" w:eastAsia="Cambria" w:cs="Cambria"/>
          <w:sz w:val="24"/>
          <w:szCs w:val="24"/>
        </w:rPr>
        <w:t>…………</w:t>
      </w:r>
      <w:r w:rsidRPr="1D91FF77" w:rsidR="1D91FF77">
        <w:rPr>
          <w:rFonts w:ascii="Cambria" w:hAnsi="Cambria" w:eastAsia="Cambria" w:cs="Cambria"/>
          <w:sz w:val="24"/>
          <w:szCs w:val="24"/>
        </w:rPr>
        <w:t>30</w:t>
      </w:r>
    </w:p>
    <w:p w:rsidR="0015387A" w:rsidP="0015387A" w:rsidRDefault="0015387A" w14:paraId="183C764C" w14:textId="77777777"/>
    <w:p w:rsidRPr="0015387A" w:rsidR="399405C3" w:rsidP="1D91FF77" w:rsidRDefault="1ED5C08F" w14:paraId="31A9422A" w14:textId="76AAF9C2" w14:noSpellErr="1">
      <w:pPr>
        <w:jc w:val="center"/>
        <w:rPr>
          <w:rFonts w:ascii="Cambria" w:hAnsi="Cambria" w:eastAsia="Cambria" w:cs="Cambria"/>
          <w:sz w:val="24"/>
          <w:szCs w:val="24"/>
        </w:rPr>
      </w:pPr>
      <w:r w:rsidRPr="1D91FF77" w:rsidR="1D91FF77">
        <w:rPr>
          <w:rFonts w:ascii="Century" w:hAnsi="Century" w:eastAsia="Century" w:cs="Century"/>
          <w:sz w:val="40"/>
          <w:szCs w:val="40"/>
        </w:rPr>
        <w:t>I</w:t>
      </w:r>
      <w:r w:rsidRPr="1D91FF77" w:rsidR="1D91FF77">
        <w:rPr>
          <w:rFonts w:ascii="Century" w:hAnsi="Century" w:eastAsia="Century" w:cs="Century"/>
          <w:sz w:val="32"/>
          <w:szCs w:val="32"/>
        </w:rPr>
        <w:t>NTRODUCTION</w:t>
      </w:r>
    </w:p>
    <w:p w:rsidR="1B386272" w:rsidP="1D91FF77" w:rsidRDefault="1B386272" w14:paraId="2B15DC62" w14:textId="09ADCBED" w14:noSpellErr="1">
      <w:pPr>
        <w:ind w:firstLine="720"/>
        <w:jc w:val="both"/>
        <w:rPr>
          <w:rFonts w:ascii="Cambria" w:hAnsi="Cambria" w:eastAsia="Cambria" w:cs="Cambria"/>
          <w:sz w:val="24"/>
          <w:szCs w:val="24"/>
        </w:rPr>
      </w:pPr>
      <w:r w:rsidRPr="1D91FF77" w:rsidR="1D91FF77">
        <w:rPr>
          <w:rFonts w:ascii="Cambria" w:hAnsi="Cambria" w:eastAsia="Cambria" w:cs="Cambria"/>
          <w:sz w:val="24"/>
          <w:szCs w:val="24"/>
        </w:rPr>
        <w:t xml:space="preserve">Most current sprinkler systems are designed to water monocultures. They either spray in sweeping arcs, or cover a static area without specific attention to the locations of plants, because each plant requires roughly the same amount of water. Distributed irrigation systems with multiple smaller sprinklers can water with greater control, but require piping systems to transport water to the plants. </w:t>
      </w:r>
    </w:p>
    <w:p w:rsidR="1B386272" w:rsidP="1D91FF77" w:rsidRDefault="1B386272" w14:paraId="16B1B2AD" w14:textId="4D91B897" w14:noSpellErr="1">
      <w:pPr>
        <w:ind w:firstLine="720"/>
        <w:jc w:val="both"/>
        <w:rPr>
          <w:rFonts w:ascii="Cambria" w:hAnsi="Cambria" w:eastAsia="Cambria" w:cs="Cambria"/>
          <w:sz w:val="24"/>
          <w:szCs w:val="24"/>
        </w:rPr>
      </w:pPr>
      <w:r w:rsidRPr="1D91FF77" w:rsidR="1D91FF77">
        <w:rPr>
          <w:rFonts w:ascii="Cambria" w:hAnsi="Cambria" w:eastAsia="Cambria" w:cs="Cambria"/>
          <w:sz w:val="24"/>
          <w:szCs w:val="24"/>
        </w:rPr>
        <w:t xml:space="preserve">Personal gardens tend to be smaller, with multiple species packed close together, requiring different watering regimes. Where an automatic watering system is desired (in a large nursery or a garden that must go unattended for extended periods), the ability to water individual plants at different times, rather than watering the entire garden or a section of it at intervals, offers advantages in the health and growth of some species. </w:t>
      </w:r>
    </w:p>
    <w:p w:rsidR="1B386272" w:rsidP="1D91FF77" w:rsidRDefault="1B386272" w14:paraId="151A97BB" w14:textId="7652C3D4">
      <w:pPr>
        <w:ind w:firstLine="720"/>
        <w:jc w:val="both"/>
        <w:rPr>
          <w:rFonts w:ascii="Cambria" w:hAnsi="Cambria" w:eastAsia="Cambria" w:cs="Cambria"/>
          <w:sz w:val="24"/>
          <w:szCs w:val="24"/>
        </w:rPr>
      </w:pPr>
      <w:r w:rsidRPr="1D91FF77" w:rsidR="1D91FF77">
        <w:rPr>
          <w:rFonts w:ascii="Cambria" w:hAnsi="Cambria" w:eastAsia="Cambria" w:cs="Cambria"/>
          <w:sz w:val="24"/>
          <w:szCs w:val="24"/>
        </w:rPr>
        <w:t xml:space="preserve">A watering system with these features can be accomplished with a mobile directed sprinkler, controlled and scheduled with an </w:t>
      </w:r>
      <w:proofErr w:type="spellStart"/>
      <w:r w:rsidRPr="1D91FF77" w:rsidR="1D91FF77">
        <w:rPr>
          <w:rFonts w:ascii="Cambria" w:hAnsi="Cambria" w:eastAsia="Cambria" w:cs="Cambria"/>
          <w:sz w:val="24"/>
          <w:szCs w:val="24"/>
        </w:rPr>
        <w:t>arduino</w:t>
      </w:r>
      <w:proofErr w:type="spellEnd"/>
      <w:r w:rsidRPr="1D91FF77" w:rsidR="1D91FF77">
        <w:rPr>
          <w:rFonts w:ascii="Cambria" w:hAnsi="Cambria" w:eastAsia="Cambria" w:cs="Cambria"/>
          <w:sz w:val="24"/>
          <w:szCs w:val="24"/>
        </w:rPr>
        <w:t xml:space="preserve"> microcontroller. Such a system would afford growers greater control over the distribution of their water, while reducing installation time and complexity compared to current distributed irrigation systems. </w:t>
      </w:r>
    </w:p>
    <w:p w:rsidR="1C2A78D5" w:rsidP="1D91FF77" w:rsidRDefault="028F41C0" w14:paraId="6CA1A647" w14:textId="4DC2E482">
      <w:pPr>
        <w:ind w:firstLine="720"/>
        <w:jc w:val="both"/>
        <w:rPr>
          <w:rFonts w:ascii="Cambria" w:hAnsi="Cambria" w:eastAsia="Cambria" w:cs="Cambria"/>
          <w:sz w:val="24"/>
          <w:szCs w:val="24"/>
        </w:rPr>
      </w:pPr>
      <w:r w:rsidRPr="1D91FF77" w:rsidR="1D91FF77">
        <w:rPr>
          <w:rFonts w:ascii="Cambria" w:hAnsi="Cambria" w:eastAsia="Cambria" w:cs="Cambria"/>
          <w:sz w:val="24"/>
          <w:szCs w:val="24"/>
        </w:rPr>
        <w:t xml:space="preserve">The proposed system uses a DC motor to pull a sprinkler assembly on a sled along tracks. The tracks are secured at height and would run the length of a room or a garden. Servos adjust the nozzle angle and flow rate and an </w:t>
      </w:r>
      <w:proofErr w:type="spellStart"/>
      <w:r w:rsidRPr="1D91FF77" w:rsidR="1D91FF77">
        <w:rPr>
          <w:rFonts w:ascii="Cambria" w:hAnsi="Cambria" w:eastAsia="Cambria" w:cs="Cambria"/>
          <w:sz w:val="24"/>
          <w:szCs w:val="24"/>
        </w:rPr>
        <w:t>arduino</w:t>
      </w:r>
      <w:proofErr w:type="spellEnd"/>
      <w:r w:rsidRPr="1D91FF77" w:rsidR="1D91FF77">
        <w:rPr>
          <w:rFonts w:ascii="Cambria" w:hAnsi="Cambria" w:eastAsia="Cambria" w:cs="Cambria"/>
          <w:sz w:val="24"/>
          <w:szCs w:val="24"/>
        </w:rPr>
        <w:t xml:space="preserve"> unit controls the motor and servos and remembers the watering schedule and plant locations.</w:t>
      </w:r>
    </w:p>
    <w:p w:rsidRPr="00B54E35" w:rsidR="44A28180" w:rsidP="1D91FF77" w:rsidRDefault="44A28180" w14:paraId="5CA321B9" w14:textId="49BA6AF4" w14:noSpellErr="1">
      <w:pPr>
        <w:jc w:val="center"/>
        <w:rPr>
          <w:rFonts w:ascii="Century" w:hAnsi="Century" w:eastAsia="Century" w:cs="Century"/>
          <w:sz w:val="40"/>
          <w:szCs w:val="40"/>
        </w:rPr>
      </w:pPr>
      <w:r w:rsidRPr="1D91FF77">
        <w:rPr>
          <w:rFonts w:ascii="Cambria" w:hAnsi="Cambria" w:eastAsia="Cambria" w:cs="Cambria"/>
        </w:rPr>
        <w:br w:type="page"/>
      </w:r>
      <w:r w:rsidRPr="1D91FF77" w:rsidR="1D91FF77">
        <w:rPr>
          <w:rFonts w:ascii="Century" w:hAnsi="Century" w:eastAsia="Century" w:cs="Century"/>
          <w:sz w:val="40"/>
          <w:szCs w:val="40"/>
        </w:rPr>
        <w:t>B</w:t>
      </w:r>
      <w:r w:rsidRPr="1D91FF77" w:rsidR="1D91FF77">
        <w:rPr>
          <w:rFonts w:ascii="Century" w:hAnsi="Century" w:eastAsia="Century" w:cs="Century"/>
          <w:sz w:val="32"/>
          <w:szCs w:val="32"/>
        </w:rPr>
        <w:t>ACKGROUND</w:t>
      </w:r>
    </w:p>
    <w:p w:rsidRPr="00B54E35" w:rsidR="44A28180" w:rsidP="1D91FF77" w:rsidRDefault="24FC72C6" w14:paraId="3B8A57E2" w14:textId="5DB0EE88" w14:noSpellErr="1">
      <w:pPr>
        <w:ind w:firstLine="720"/>
        <w:jc w:val="both"/>
        <w:rPr>
          <w:rFonts w:ascii="Century" w:hAnsi="Century" w:eastAsia="Century" w:cs="Century"/>
          <w:sz w:val="32"/>
          <w:szCs w:val="32"/>
        </w:rPr>
      </w:pPr>
      <w:r w:rsidRPr="1D91FF77" w:rsidR="1D91FF77">
        <w:rPr>
          <w:rFonts w:ascii="Cambria" w:hAnsi="Cambria" w:eastAsia="Cambria" w:cs="Cambria"/>
          <w:sz w:val="24"/>
          <w:szCs w:val="24"/>
        </w:rPr>
        <w:t xml:space="preserve">In order to design a mechanism that would provide a sufficient amount of water to a specific location, a series of criteria and constraints were followed to produce the most practical, modern machine. Ensuring this, the following criteria and constraints were made effective immediately after the design stage ensued. </w:t>
      </w:r>
    </w:p>
    <w:p w:rsidRPr="00B54E35" w:rsidR="44A28180" w:rsidP="1D91FF77" w:rsidRDefault="028F41C0" w14:paraId="33A2BBC2" w14:textId="1DD7CBBA" w14:noSpellErr="1">
      <w:pPr>
        <w:jc w:val="both"/>
        <w:rPr>
          <w:rFonts w:ascii="Century" w:hAnsi="Century" w:eastAsia="Century" w:cs="Century"/>
          <w:sz w:val="24"/>
          <w:szCs w:val="24"/>
        </w:rPr>
      </w:pPr>
      <w:r w:rsidRPr="1D91FF77" w:rsidR="1D91FF77">
        <w:rPr>
          <w:rFonts w:ascii="Century" w:hAnsi="Century" w:eastAsia="Century" w:cs="Century"/>
          <w:sz w:val="28"/>
          <w:szCs w:val="28"/>
        </w:rPr>
        <w:t>C</w:t>
      </w:r>
      <w:r w:rsidRPr="1D91FF77" w:rsidR="1D91FF77">
        <w:rPr>
          <w:rFonts w:ascii="Century" w:hAnsi="Century" w:eastAsia="Century" w:cs="Century"/>
          <w:sz w:val="24"/>
          <w:szCs w:val="24"/>
        </w:rPr>
        <w:t>RITERIA</w:t>
      </w:r>
    </w:p>
    <w:p w:rsidR="0047242D" w:rsidP="1D91FF77" w:rsidRDefault="0047242D" w14:paraId="71B57D04" w14:textId="63FA5D5D">
      <w:pPr>
        <w:ind w:left="2160" w:hanging="2160"/>
        <w:jc w:val="both"/>
        <w:rPr>
          <w:rFonts w:ascii="Cambria" w:hAnsi="Cambria" w:eastAsia="Cambria" w:cs="Cambria"/>
          <w:sz w:val="24"/>
          <w:szCs w:val="24"/>
        </w:rPr>
      </w:pPr>
      <w:r>
        <w:rPr>
          <w:rFonts w:ascii="Cambria" w:hAnsi="Cambria" w:eastAsia="Cambria" w:cs="Cambria"/>
          <w:sz w:val="24"/>
          <w:szCs w:val="24"/>
        </w:rPr>
        <w:t xml:space="preserve">Minimal </w:t>
      </w:r>
      <w:proofErr w:type="spellStart"/>
      <w:r>
        <w:rPr>
          <w:rFonts w:ascii="Cambria" w:hAnsi="Cambria" w:eastAsia="Cambria" w:cs="Cambria"/>
          <w:sz w:val="24"/>
          <w:szCs w:val="24"/>
        </w:rPr>
        <w:t>Losses:</w:t>
      </w:r>
      <w:r>
        <w:rPr>
          <w:rFonts w:ascii="Cambria" w:hAnsi="Cambria" w:eastAsia="Cambria" w:cs="Cambria"/>
          <w:sz w:val="24"/>
          <w:szCs w:val="24"/>
        </w:rPr>
        <w:tab/>
      </w:r>
      <w:r>
        <w:rPr>
          <w:rFonts w:ascii="Cambria" w:hAnsi="Cambria" w:eastAsia="Cambria" w:cs="Cambria"/>
          <w:sz w:val="24"/>
          <w:szCs w:val="24"/>
        </w:rPr>
        <w:t>Waters</w:t>
      </w:r>
      <w:proofErr w:type="spellEnd"/>
      <w:r>
        <w:rPr>
          <w:rFonts w:ascii="Cambria" w:hAnsi="Cambria" w:eastAsia="Cambria" w:cs="Cambria"/>
          <w:sz w:val="24"/>
          <w:szCs w:val="24"/>
        </w:rPr>
        <w:t xml:space="preserve"> plants accurately without wasting water to areas where no plants resided. This ensures that the consumer is not losing money for water that they are not using as well as helping the environment conserve its water resources.</w:t>
      </w:r>
    </w:p>
    <w:p w:rsidR="0047242D" w:rsidP="1D91FF77" w:rsidRDefault="0047242D" w14:paraId="08EF6B77" w14:textId="62488EDD">
      <w:pPr>
        <w:ind w:left="2160" w:hanging="2160"/>
        <w:jc w:val="both"/>
        <w:rPr>
          <w:rFonts w:ascii="Cambria" w:hAnsi="Cambria" w:eastAsia="Cambria" w:cs="Cambria"/>
          <w:sz w:val="24"/>
          <w:szCs w:val="24"/>
        </w:rPr>
      </w:pPr>
      <w:proofErr w:type="spellStart"/>
      <w:r>
        <w:rPr>
          <w:rFonts w:ascii="Cambria" w:hAnsi="Cambria" w:eastAsia="Cambria" w:cs="Cambria"/>
          <w:sz w:val="24"/>
          <w:szCs w:val="24"/>
        </w:rPr>
        <w:t>Expandability:</w:t>
      </w:r>
      <w:r>
        <w:rPr>
          <w:rFonts w:ascii="Cambria" w:hAnsi="Cambria" w:eastAsia="Cambria" w:cs="Cambria"/>
          <w:sz w:val="24"/>
          <w:szCs w:val="24"/>
        </w:rPr>
        <w:tab/>
      </w:r>
      <w:r>
        <w:rPr>
          <w:rFonts w:ascii="Cambria" w:hAnsi="Cambria" w:eastAsia="Cambria" w:cs="Cambria"/>
          <w:sz w:val="24"/>
          <w:szCs w:val="24"/>
        </w:rPr>
        <w:t>Able</w:t>
      </w:r>
      <w:proofErr w:type="spellEnd"/>
      <w:r>
        <w:rPr>
          <w:rFonts w:ascii="Cambria" w:hAnsi="Cambria" w:eastAsia="Cambria" w:cs="Cambria"/>
          <w:sz w:val="24"/>
          <w:szCs w:val="24"/>
        </w:rPr>
        <w:t xml:space="preserve"> to be customized to fit the lengths of the consumers garden/greenhouse. If a longer track is needed, one can purchase said amount of track and rack to extend its distance travelled.</w:t>
      </w:r>
    </w:p>
    <w:p w:rsidR="0047242D" w:rsidP="1D91FF77" w:rsidRDefault="0047242D" w14:paraId="71B25A8C" w14:textId="41B1BDAD">
      <w:pPr>
        <w:ind w:left="2160" w:hanging="2160"/>
        <w:jc w:val="both"/>
        <w:rPr>
          <w:rFonts w:ascii="Cambria" w:hAnsi="Cambria" w:eastAsia="Cambria" w:cs="Cambria"/>
          <w:sz w:val="24"/>
          <w:szCs w:val="24"/>
        </w:rPr>
      </w:pPr>
      <w:proofErr w:type="spellStart"/>
      <w:r>
        <w:rPr>
          <w:rFonts w:ascii="Cambria" w:hAnsi="Cambria" w:eastAsia="Cambria" w:cs="Cambria"/>
          <w:sz w:val="24"/>
          <w:szCs w:val="24"/>
        </w:rPr>
        <w:t>Autonomous:</w:t>
      </w:r>
      <w:r>
        <w:rPr>
          <w:rFonts w:ascii="Cambria" w:hAnsi="Cambria" w:eastAsia="Cambria" w:cs="Cambria"/>
          <w:sz w:val="24"/>
          <w:szCs w:val="24"/>
        </w:rPr>
        <w:tab/>
      </w:r>
      <w:r>
        <w:rPr>
          <w:rFonts w:ascii="Cambria" w:hAnsi="Cambria" w:eastAsia="Cambria" w:cs="Cambria"/>
          <w:sz w:val="24"/>
          <w:szCs w:val="24"/>
        </w:rPr>
        <w:t>Carries</w:t>
      </w:r>
      <w:proofErr w:type="spellEnd"/>
      <w:r>
        <w:rPr>
          <w:rFonts w:ascii="Cambria" w:hAnsi="Cambria" w:eastAsia="Cambria" w:cs="Cambria"/>
          <w:sz w:val="24"/>
          <w:szCs w:val="24"/>
        </w:rPr>
        <w:t xml:space="preserve"> out a watering plan based on a pre-programmed cycle made for the specific regimes of each plant. One would simply need to initially set up the plan for the machine to work autonomously.</w:t>
      </w:r>
    </w:p>
    <w:p w:rsidR="006B11E7" w:rsidP="1D91FF77" w:rsidRDefault="006B11E7" w14:paraId="6645E9EC" w14:textId="546B2456">
      <w:pPr>
        <w:ind w:left="2160" w:hanging="2160"/>
        <w:jc w:val="both"/>
        <w:rPr>
          <w:rFonts w:ascii="Cambria" w:hAnsi="Cambria" w:eastAsia="Cambria" w:cs="Cambria"/>
          <w:sz w:val="24"/>
          <w:szCs w:val="24"/>
        </w:rPr>
      </w:pPr>
      <w:proofErr w:type="spellStart"/>
      <w:r>
        <w:rPr>
          <w:rFonts w:ascii="Cambria" w:hAnsi="Cambria" w:eastAsia="Cambria" w:cs="Cambria"/>
          <w:sz w:val="24"/>
          <w:szCs w:val="24"/>
        </w:rPr>
        <w:t>Aesthetics:</w:t>
      </w:r>
      <w:r>
        <w:rPr>
          <w:rFonts w:ascii="Cambria" w:hAnsi="Cambria" w:eastAsia="Cambria" w:cs="Cambria"/>
          <w:sz w:val="24"/>
          <w:szCs w:val="24"/>
        </w:rPr>
        <w:tab/>
      </w:r>
      <w:r w:rsidR="00040DDB">
        <w:rPr>
          <w:rFonts w:ascii="Cambria" w:hAnsi="Cambria" w:eastAsia="Cambria" w:cs="Cambria"/>
          <w:sz w:val="24"/>
          <w:szCs w:val="24"/>
        </w:rPr>
        <w:t xml:space="preserve">The</w:t>
      </w:r>
      <w:proofErr w:type="spellEnd"/>
      <w:r w:rsidR="00040DDB">
        <w:rPr>
          <w:rFonts w:ascii="Cambria" w:hAnsi="Cambria" w:eastAsia="Cambria" w:cs="Cambria"/>
          <w:sz w:val="24"/>
          <w:szCs w:val="24"/>
        </w:rPr>
        <w:t xml:space="preserve"> sprinkler should be pleasing to the eye. </w:t>
      </w:r>
      <w:r w:rsidR="00827586">
        <w:rPr>
          <w:rFonts w:ascii="Cambria" w:hAnsi="Cambria" w:eastAsia="Cambria" w:cs="Cambria"/>
          <w:sz w:val="24"/>
          <w:szCs w:val="24"/>
        </w:rPr>
        <w:t xml:space="preserve">It should be small and able to be hidden away so that it is not in the way of people. </w:t>
      </w:r>
    </w:p>
    <w:p w:rsidR="36D39BFF" w:rsidP="1D91FF77" w:rsidRDefault="028F41C0" w14:paraId="2B260086" w14:textId="1DD7CBBA" w14:noSpellErr="1">
      <w:pPr>
        <w:jc w:val="both"/>
        <w:rPr>
          <w:rFonts w:ascii="Century" w:hAnsi="Century" w:eastAsia="Century" w:cs="Century"/>
          <w:sz w:val="24"/>
          <w:szCs w:val="24"/>
        </w:rPr>
      </w:pPr>
      <w:r w:rsidRPr="1D91FF77" w:rsidR="1D91FF77">
        <w:rPr>
          <w:rFonts w:ascii="Century" w:hAnsi="Century" w:eastAsia="Century" w:cs="Century"/>
          <w:sz w:val="28"/>
          <w:szCs w:val="28"/>
        </w:rPr>
        <w:t>C</w:t>
      </w:r>
      <w:r w:rsidRPr="1D91FF77" w:rsidR="1D91FF77">
        <w:rPr>
          <w:rFonts w:ascii="Century" w:hAnsi="Century" w:eastAsia="Century" w:cs="Century"/>
          <w:sz w:val="24"/>
          <w:szCs w:val="24"/>
        </w:rPr>
        <w:t>ONSTRAINTS</w:t>
      </w:r>
    </w:p>
    <w:p w:rsidR="00925307" w:rsidP="1D91FF77" w:rsidRDefault="00925307" w14:paraId="1350B115" w14:textId="0668486A">
      <w:pPr>
        <w:ind w:left="1440" w:hanging="1440"/>
        <w:jc w:val="both"/>
        <w:rPr>
          <w:rFonts w:ascii="Cambria" w:hAnsi="Cambria" w:eastAsia="Cambria" w:cs="Cambria"/>
          <w:sz w:val="24"/>
          <w:szCs w:val="24"/>
        </w:rPr>
      </w:pPr>
      <w:r>
        <w:rPr>
          <w:rFonts w:ascii="Cambria" w:hAnsi="Cambria" w:eastAsia="Cambria" w:cs="Cambria"/>
          <w:sz w:val="24"/>
          <w:szCs w:val="24"/>
        </w:rPr>
        <w:t xml:space="preserve">Cost </w:t>
      </w:r>
      <w:proofErr w:type="spellStart"/>
      <w:r>
        <w:rPr>
          <w:rFonts w:ascii="Cambria" w:hAnsi="Cambria" w:eastAsia="Cambria" w:cs="Cambria"/>
          <w:sz w:val="24"/>
          <w:szCs w:val="24"/>
        </w:rPr>
        <w:t>Efficient:</w:t>
      </w:r>
      <w:r>
        <w:rPr>
          <w:rFonts w:ascii="Cambria" w:hAnsi="Cambria" w:eastAsia="Cambria" w:cs="Cambria"/>
          <w:sz w:val="24"/>
          <w:szCs w:val="24"/>
        </w:rPr>
        <w:tab/>
      </w:r>
      <w:r>
        <w:rPr>
          <w:rFonts w:ascii="Cambria" w:hAnsi="Cambria" w:eastAsia="Cambria" w:cs="Cambria"/>
          <w:sz w:val="24"/>
          <w:szCs w:val="24"/>
        </w:rPr>
        <w:t xml:space="preserve">The</w:t>
      </w:r>
      <w:proofErr w:type="spellEnd"/>
      <w:r>
        <w:rPr>
          <w:rFonts w:ascii="Cambria" w:hAnsi="Cambria" w:eastAsia="Cambria" w:cs="Cambria"/>
          <w:sz w:val="24"/>
          <w:szCs w:val="24"/>
        </w:rPr>
        <w:t xml:space="preserve"> cost for one unit will be approximately $250 or less, which includes the materials used and the assembly of the machine. </w:t>
      </w:r>
    </w:p>
    <w:p w:rsidR="00925307" w:rsidP="1D91FF77" w:rsidRDefault="00925307" w14:paraId="69AEB60A" w14:textId="52E4381B">
      <w:pPr>
        <w:ind w:left="1440" w:hanging="1440"/>
        <w:jc w:val="both"/>
        <w:rPr>
          <w:rFonts w:ascii="Cambria" w:hAnsi="Cambria" w:eastAsia="Cambria" w:cs="Cambria"/>
          <w:sz w:val="24"/>
          <w:szCs w:val="24"/>
        </w:rPr>
      </w:pPr>
      <w:proofErr w:type="spellStart"/>
      <w:r>
        <w:rPr>
          <w:rFonts w:ascii="Cambria" w:hAnsi="Cambria" w:eastAsia="Cambria" w:cs="Cambria"/>
          <w:sz w:val="24"/>
          <w:szCs w:val="24"/>
        </w:rPr>
        <w:t>Safety:</w:t>
      </w:r>
      <w:r>
        <w:rPr>
          <w:rFonts w:ascii="Cambria" w:hAnsi="Cambria" w:eastAsia="Cambria" w:cs="Cambria"/>
          <w:sz w:val="24"/>
          <w:szCs w:val="24"/>
        </w:rPr>
        <w:tab/>
      </w:r>
      <w:r>
        <w:rPr>
          <w:rFonts w:ascii="Cambria" w:hAnsi="Cambria" w:eastAsia="Cambria" w:cs="Cambria"/>
          <w:sz w:val="24"/>
          <w:szCs w:val="24"/>
        </w:rPr>
        <w:t>The</w:t>
      </w:r>
      <w:proofErr w:type="spellEnd"/>
      <w:r>
        <w:rPr>
          <w:rFonts w:ascii="Cambria" w:hAnsi="Cambria" w:eastAsia="Cambria" w:cs="Cambria"/>
          <w:sz w:val="24"/>
          <w:szCs w:val="24"/>
        </w:rPr>
        <w:t xml:space="preserve"> factor of safety for the product must be greater than 1.5 in order to ensure no one is hurt by the machine if failure occurs. Also, the design must be waterproofed in order to prevent electrical damage to the mechanism.</w:t>
      </w:r>
    </w:p>
    <w:p w:rsidR="00925307" w:rsidP="1D91FF77" w:rsidRDefault="00925307" w14:paraId="163D90AF" w14:textId="27A836BB">
      <w:pPr>
        <w:ind w:left="1440" w:hanging="1440"/>
        <w:jc w:val="both"/>
        <w:rPr>
          <w:rFonts w:ascii="Cambria" w:hAnsi="Cambria" w:eastAsia="Cambria" w:cs="Cambria"/>
          <w:sz w:val="24"/>
          <w:szCs w:val="24"/>
        </w:rPr>
      </w:pPr>
      <w:proofErr w:type="spellStart"/>
      <w:r>
        <w:rPr>
          <w:rFonts w:ascii="Cambria" w:hAnsi="Cambria" w:eastAsia="Cambria" w:cs="Cambria"/>
          <w:sz w:val="24"/>
          <w:szCs w:val="24"/>
        </w:rPr>
        <w:t>Weight:</w:t>
      </w:r>
      <w:r>
        <w:rPr>
          <w:rFonts w:ascii="Cambria" w:hAnsi="Cambria" w:eastAsia="Cambria" w:cs="Cambria"/>
          <w:sz w:val="24"/>
          <w:szCs w:val="24"/>
        </w:rPr>
        <w:tab/>
      </w:r>
      <w:r>
        <w:rPr>
          <w:rFonts w:ascii="Cambria" w:hAnsi="Cambria" w:eastAsia="Cambria" w:cs="Cambria"/>
          <w:sz w:val="24"/>
          <w:szCs w:val="24"/>
        </w:rPr>
        <w:t>The</w:t>
      </w:r>
      <w:proofErr w:type="spellEnd"/>
      <w:r>
        <w:rPr>
          <w:rFonts w:ascii="Cambria" w:hAnsi="Cambria" w:eastAsia="Cambria" w:cs="Cambria"/>
          <w:sz w:val="24"/>
          <w:szCs w:val="24"/>
        </w:rPr>
        <w:t xml:space="preserve"> weight of the sprinkler system must be less than 25lbs to ensure the consumer can easily take the machine of the track if needed as well as ease of transportation/shipping.</w:t>
      </w:r>
    </w:p>
    <w:p w:rsidR="0047242D" w:rsidP="1D91FF77" w:rsidRDefault="0047242D" w14:paraId="2774DA74" w14:textId="48ED67FC">
      <w:pPr>
        <w:ind w:left="1440" w:hanging="1440"/>
        <w:jc w:val="both"/>
        <w:rPr>
          <w:rFonts w:ascii="Cambria" w:hAnsi="Cambria" w:eastAsia="Cambria" w:cs="Cambria"/>
          <w:sz w:val="24"/>
          <w:szCs w:val="24"/>
        </w:rPr>
      </w:pPr>
      <w:proofErr w:type="spellStart"/>
      <w:r>
        <w:rPr>
          <w:rFonts w:ascii="Cambria" w:hAnsi="Cambria" w:eastAsia="Cambria" w:cs="Cambria"/>
          <w:sz w:val="24"/>
          <w:szCs w:val="24"/>
        </w:rPr>
        <w:t>Size:</w:t>
      </w:r>
      <w:r>
        <w:rPr>
          <w:rFonts w:ascii="Cambria" w:hAnsi="Cambria" w:eastAsia="Cambria" w:cs="Cambria"/>
          <w:sz w:val="24"/>
          <w:szCs w:val="24"/>
        </w:rPr>
        <w:tab/>
      </w:r>
      <w:r>
        <w:rPr>
          <w:rFonts w:ascii="Cambria" w:hAnsi="Cambria" w:eastAsia="Cambria" w:cs="Cambria"/>
          <w:sz w:val="24"/>
          <w:szCs w:val="24"/>
        </w:rPr>
        <w:t>The</w:t>
      </w:r>
      <w:proofErr w:type="spellEnd"/>
      <w:r>
        <w:rPr>
          <w:rFonts w:ascii="Cambria" w:hAnsi="Cambria" w:eastAsia="Cambria" w:cs="Cambria"/>
          <w:sz w:val="24"/>
          <w:szCs w:val="24"/>
        </w:rPr>
        <w:t xml:space="preserve"> size that the machine can work efficiently on is a 2ft by 4ft gardening space to ensure accuracy is met.</w:t>
      </w:r>
    </w:p>
    <w:p w:rsidR="0047242D" w:rsidP="1D91FF77" w:rsidRDefault="0047242D" w14:paraId="758FA2D2" w14:textId="1139823C">
      <w:pPr>
        <w:ind w:left="1440" w:hanging="1440"/>
        <w:jc w:val="both"/>
        <w:rPr>
          <w:rFonts w:ascii="Cambria" w:hAnsi="Cambria" w:eastAsia="Cambria" w:cs="Cambria"/>
          <w:sz w:val="24"/>
          <w:szCs w:val="24"/>
        </w:rPr>
      </w:pPr>
      <w:proofErr w:type="spellStart"/>
      <w:r>
        <w:rPr>
          <w:rFonts w:ascii="Cambria" w:hAnsi="Cambria" w:eastAsia="Cambria" w:cs="Cambria"/>
          <w:sz w:val="24"/>
          <w:szCs w:val="24"/>
        </w:rPr>
        <w:t>Covered:</w:t>
      </w:r>
      <w:r>
        <w:rPr>
          <w:rFonts w:ascii="Cambria" w:hAnsi="Cambria" w:eastAsia="Cambria" w:cs="Cambria"/>
          <w:sz w:val="24"/>
          <w:szCs w:val="24"/>
        </w:rPr>
        <w:tab/>
      </w:r>
      <w:r>
        <w:rPr>
          <w:rFonts w:ascii="Cambria" w:hAnsi="Cambria" w:eastAsia="Cambria" w:cs="Cambria"/>
          <w:sz w:val="24"/>
          <w:szCs w:val="24"/>
        </w:rPr>
        <w:t>In</w:t>
      </w:r>
      <w:proofErr w:type="spellEnd"/>
      <w:r>
        <w:rPr>
          <w:rFonts w:ascii="Cambria" w:hAnsi="Cambria" w:eastAsia="Cambria" w:cs="Cambria"/>
          <w:sz w:val="24"/>
          <w:szCs w:val="24"/>
        </w:rPr>
        <w:t xml:space="preserve"> order for the machine to remain in an environment such as a greenhouse where the air is full of humidity</w:t>
      </w:r>
      <w:r w:rsidR="006B11E7">
        <w:rPr>
          <w:rFonts w:ascii="Cambria" w:hAnsi="Cambria" w:eastAsia="Cambria" w:cs="Cambria"/>
          <w:sz w:val="24"/>
          <w:szCs w:val="24"/>
        </w:rPr>
        <w:t>, it must be covered and waterproofed to prevent corrosion and fouling of the materials.</w:t>
      </w:r>
    </w:p>
    <w:p w:rsidR="00925307" w:rsidP="1D91FF77" w:rsidRDefault="006B11E7" w14:paraId="789D2BF9" w14:noSpellErr="1" w14:textId="1B1F0ABA">
      <w:pPr>
        <w:ind w:left="1440" w:hanging="1440"/>
        <w:jc w:val="both"/>
        <w:rPr>
          <w:rFonts w:ascii="Cambria" w:hAnsi="Cambria" w:eastAsia="Cambria" w:cs="Cambria"/>
          <w:sz w:val="24"/>
          <w:szCs w:val="24"/>
        </w:rPr>
      </w:pPr>
      <w:r>
        <w:rPr>
          <w:rFonts w:ascii="Cambria" w:hAnsi="Cambria" w:eastAsia="Cambria" w:cs="Cambria"/>
          <w:sz w:val="24"/>
          <w:szCs w:val="24"/>
        </w:rPr>
        <w:t>Gentle:</w:t>
      </w:r>
      <w:r>
        <w:rPr>
          <w:rFonts w:ascii="Cambria" w:hAnsi="Cambria" w:eastAsia="Cambria" w:cs="Cambria"/>
          <w:sz w:val="24"/>
          <w:szCs w:val="24"/>
        </w:rPr>
        <w:t xml:space="preserve"> </w:t>
      </w:r>
      <w:r>
        <w:rPr>
          <w:rFonts w:ascii="Cambria" w:hAnsi="Cambria" w:eastAsia="Cambria" w:cs="Cambria"/>
          <w:sz w:val="24"/>
          <w:szCs w:val="24"/>
        </w:rPr>
        <w:tab/>
      </w:r>
      <w:r>
        <w:rPr>
          <w:rFonts w:ascii="Cambria" w:hAnsi="Cambria" w:eastAsia="Cambria" w:cs="Cambria"/>
          <w:sz w:val="24"/>
          <w:szCs w:val="24"/>
        </w:rPr>
        <w:t>Must</w:t>
      </w:r>
      <w:r>
        <w:rPr>
          <w:rFonts w:ascii="Cambria" w:hAnsi="Cambria" w:eastAsia="Cambria" w:cs="Cambria"/>
          <w:sz w:val="24"/>
          <w:szCs w:val="24"/>
        </w:rPr>
        <w:t xml:space="preserve"> be able to gently water plants so that the plants are not battered by jet streams as they are watered. If this were to occur, the plant would surely die from the aggression to the leaves.</w:t>
      </w:r>
    </w:p>
    <w:p w:rsidR="00070822" w:rsidRDefault="00070822" w14:paraId="653B7301" w14:textId="77777777">
      <w:pPr>
        <w:rPr>
          <w:rFonts w:ascii="Century" w:hAnsi="Century" w:eastAsia="Century" w:cs="Century"/>
          <w:sz w:val="32"/>
          <w:szCs w:val="32"/>
        </w:rPr>
      </w:pPr>
      <w:r>
        <w:rPr>
          <w:rFonts w:ascii="Century" w:hAnsi="Century" w:eastAsia="Century" w:cs="Century"/>
          <w:sz w:val="32"/>
          <w:szCs w:val="32"/>
        </w:rPr>
        <w:br w:type="page"/>
      </w:r>
    </w:p>
    <w:p w:rsidR="009B5AD9" w:rsidP="1D91FF77" w:rsidRDefault="009B5AD9" w14:paraId="30A5A69F" w14:textId="146E0837" w14:noSpellErr="1">
      <w:pPr>
        <w:jc w:val="center"/>
        <w:rPr>
          <w:rFonts w:ascii="Century" w:hAnsi="Century" w:eastAsia="Century" w:cs="Century"/>
          <w:sz w:val="32"/>
          <w:szCs w:val="32"/>
        </w:rPr>
      </w:pPr>
      <w:r w:rsidRPr="1D91FF77" w:rsidR="1D91FF77">
        <w:rPr>
          <w:rFonts w:ascii="Century" w:hAnsi="Century" w:eastAsia="Century" w:cs="Century"/>
          <w:sz w:val="40"/>
          <w:szCs w:val="40"/>
        </w:rPr>
        <w:t>D</w:t>
      </w:r>
      <w:r w:rsidRPr="1D91FF77" w:rsidR="1D91FF77">
        <w:rPr>
          <w:rFonts w:ascii="Century" w:hAnsi="Century" w:eastAsia="Century" w:cs="Century"/>
          <w:sz w:val="32"/>
          <w:szCs w:val="32"/>
        </w:rPr>
        <w:t xml:space="preserve">ETAILED </w:t>
      </w:r>
      <w:r w:rsidRPr="1D91FF77" w:rsidR="1D91FF77">
        <w:rPr>
          <w:rFonts w:ascii="Century" w:hAnsi="Century" w:eastAsia="Century" w:cs="Century"/>
          <w:sz w:val="40"/>
          <w:szCs w:val="40"/>
        </w:rPr>
        <w:t>D</w:t>
      </w:r>
      <w:r w:rsidRPr="1D91FF77" w:rsidR="1D91FF77">
        <w:rPr>
          <w:rFonts w:ascii="Century" w:hAnsi="Century" w:eastAsia="Century" w:cs="Century"/>
          <w:sz w:val="32"/>
          <w:szCs w:val="32"/>
        </w:rPr>
        <w:t xml:space="preserve">ESIGN </w:t>
      </w:r>
      <w:r w:rsidRPr="1D91FF77" w:rsidR="1D91FF77">
        <w:rPr>
          <w:rFonts w:ascii="Century" w:hAnsi="Century" w:eastAsia="Century" w:cs="Century"/>
          <w:sz w:val="40"/>
          <w:szCs w:val="40"/>
        </w:rPr>
        <w:t>A</w:t>
      </w:r>
      <w:r w:rsidRPr="1D91FF77" w:rsidR="1D91FF77">
        <w:rPr>
          <w:rFonts w:ascii="Century" w:hAnsi="Century" w:eastAsia="Century" w:cs="Century"/>
          <w:sz w:val="32"/>
          <w:szCs w:val="32"/>
        </w:rPr>
        <w:t xml:space="preserve">ND </w:t>
      </w:r>
      <w:r w:rsidRPr="1D91FF77" w:rsidR="1D91FF77">
        <w:rPr>
          <w:rFonts w:ascii="Century" w:hAnsi="Century" w:eastAsia="Century" w:cs="Century"/>
          <w:sz w:val="40"/>
          <w:szCs w:val="40"/>
        </w:rPr>
        <w:t>A</w:t>
      </w:r>
      <w:r w:rsidRPr="1D91FF77" w:rsidR="1D91FF77">
        <w:rPr>
          <w:rFonts w:ascii="Century" w:hAnsi="Century" w:eastAsia="Century" w:cs="Century"/>
          <w:sz w:val="32"/>
          <w:szCs w:val="32"/>
        </w:rPr>
        <w:t>NALYSIS</w:t>
      </w:r>
    </w:p>
    <w:p w:rsidR="009B5AD9" w:rsidP="1D91FF77" w:rsidRDefault="009B5AD9" w14:paraId="7779BDAA" w14:textId="36A97AD0">
      <w:pPr>
        <w:rPr>
          <w:rFonts w:ascii="Cambria" w:hAnsi="Cambria" w:eastAsia="Cambria" w:cs="Cambria"/>
          <w:sz w:val="24"/>
          <w:szCs w:val="24"/>
        </w:rPr>
      </w:pPr>
      <w:r>
        <w:rPr>
          <w:rFonts w:ascii="Cambria" w:hAnsi="Cambria" w:eastAsia="Cambria" w:cs="Cambria"/>
          <w:sz w:val="24"/>
          <w:szCs w:val="24"/>
        </w:rPr>
        <w:tab/>
      </w:r>
      <w:r>
        <w:rPr>
          <w:rFonts w:ascii="Cambria" w:hAnsi="Cambria" w:eastAsia="Cambria" w:cs="Cambria"/>
          <w:sz w:val="24"/>
          <w:szCs w:val="24"/>
        </w:rPr>
        <w:t xml:space="preserve">The </w:t>
      </w:r>
      <w:proofErr w:type="spellStart"/>
      <w:r>
        <w:rPr>
          <w:rFonts w:ascii="Cambria" w:hAnsi="Cambria" w:eastAsia="Cambria" w:cs="Cambria"/>
          <w:sz w:val="24"/>
          <w:szCs w:val="24"/>
        </w:rPr>
        <w:t>TrueRain</w:t>
      </w:r>
      <w:proofErr w:type="spellEnd"/>
      <w:r>
        <w:rPr>
          <w:rFonts w:ascii="Cambria" w:hAnsi="Cambria" w:eastAsia="Cambria" w:cs="Cambria"/>
          <w:sz w:val="24"/>
          <w:szCs w:val="24"/>
        </w:rPr>
        <w:t xml:space="preserve"> mechanism was made up of various components;</w:t>
      </w:r>
      <w:r w:rsidR="007B08C4">
        <w:rPr>
          <w:rFonts w:ascii="Cambria" w:hAnsi="Cambria" w:eastAsia="Cambria" w:cs="Cambria"/>
          <w:sz w:val="24"/>
          <w:szCs w:val="24"/>
        </w:rPr>
        <w:t xml:space="preserve"> The main housing, driving mechanism</w:t>
      </w:r>
      <w:r w:rsidR="00001A1C">
        <w:rPr>
          <w:rFonts w:ascii="Cambria" w:hAnsi="Cambria" w:eastAsia="Cambria" w:cs="Cambria"/>
          <w:sz w:val="24"/>
          <w:szCs w:val="24"/>
        </w:rPr>
        <w:t xml:space="preserve">/motors, motor for </w:t>
      </w:r>
      <w:r w:rsidR="007B08C4">
        <w:rPr>
          <w:rFonts w:ascii="Cambria" w:hAnsi="Cambria" w:eastAsia="Cambria" w:cs="Cambria"/>
          <w:sz w:val="24"/>
          <w:szCs w:val="24"/>
        </w:rPr>
        <w:t>angling of nozzle,</w:t>
      </w:r>
      <w:r w:rsidR="00001A1C">
        <w:rPr>
          <w:rFonts w:ascii="Cambria" w:hAnsi="Cambria" w:eastAsia="Cambria" w:cs="Cambria"/>
          <w:sz w:val="24"/>
          <w:szCs w:val="24"/>
        </w:rPr>
        <w:t xml:space="preserve"> the pump, the</w:t>
      </w:r>
      <w:r w:rsidR="007B08C4">
        <w:rPr>
          <w:rFonts w:ascii="Cambria" w:hAnsi="Cambria" w:eastAsia="Cambria" w:cs="Cambria"/>
          <w:sz w:val="24"/>
          <w:szCs w:val="24"/>
        </w:rPr>
        <w:t xml:space="preserve"> demo enclosure and the electrical components. </w:t>
      </w:r>
    </w:p>
    <w:p w:rsidR="00FE0E9B" w:rsidP="1D91FF77" w:rsidRDefault="007B08C4" w14:paraId="2BB85B71" w14:textId="15A7027B" w14:noSpellErr="1">
      <w:pPr>
        <w:rPr>
          <w:rFonts w:ascii="Cambria" w:hAnsi="Cambria" w:eastAsia="Cambria" w:cs="Cambria"/>
          <w:sz w:val="24"/>
          <w:szCs w:val="24"/>
        </w:rPr>
      </w:pPr>
      <w:r>
        <w:rPr>
          <w:rFonts w:ascii="Cambria" w:hAnsi="Cambria" w:eastAsia="Cambria" w:cs="Cambria"/>
          <w:sz w:val="24"/>
          <w:szCs w:val="24"/>
        </w:rPr>
        <w:tab/>
      </w:r>
      <w:r>
        <w:rPr>
          <w:rFonts w:ascii="Cambria" w:hAnsi="Cambria" w:eastAsia="Cambria" w:cs="Cambria"/>
          <w:sz w:val="24"/>
          <w:szCs w:val="24"/>
        </w:rPr>
        <w:t xml:space="preserve">The demo enclosure was designed to be relatively portable (able to move from demonstration to demonstration with minimal deconstruction). </w:t>
      </w:r>
      <w:r w:rsidR="00AB784D">
        <w:rPr>
          <w:rFonts w:ascii="Cambria" w:hAnsi="Cambria" w:eastAsia="Cambria" w:cs="Cambria"/>
          <w:sz w:val="24"/>
          <w:szCs w:val="24"/>
        </w:rPr>
        <w:t xml:space="preserve"> It was made out of plywood and 2x4’s.</w:t>
      </w:r>
      <w:r w:rsidR="001701E1">
        <w:rPr>
          <w:rFonts w:ascii="Cambria" w:hAnsi="Cambria" w:eastAsia="Cambria" w:cs="Cambria"/>
          <w:sz w:val="24"/>
          <w:szCs w:val="24"/>
        </w:rPr>
        <w:t xml:space="preserve"> The enclosure was also designed to act as a reservoir for the water that </w:t>
      </w:r>
      <w:r w:rsidR="00EB48B2">
        <w:rPr>
          <w:rFonts w:ascii="Cambria" w:hAnsi="Cambria" w:eastAsia="Cambria" w:cs="Cambria"/>
          <w:sz w:val="24"/>
          <w:szCs w:val="24"/>
        </w:rPr>
        <w:t>is used by the pump. The slot</w:t>
      </w:r>
      <w:r w:rsidR="001701E1">
        <w:rPr>
          <w:rFonts w:ascii="Cambria" w:hAnsi="Cambria" w:eastAsia="Cambria" w:cs="Cambria"/>
          <w:sz w:val="24"/>
          <w:szCs w:val="24"/>
        </w:rPr>
        <w:t xml:space="preserve"> in the middle </w:t>
      </w:r>
      <w:r w:rsidR="00EB48B2">
        <w:rPr>
          <w:rFonts w:ascii="Cambria" w:hAnsi="Cambria" w:eastAsia="Cambria" w:cs="Cambria"/>
          <w:sz w:val="24"/>
          <w:szCs w:val="24"/>
        </w:rPr>
        <w:t xml:space="preserve">of the enclosure acting as the reservoir can be seen in </w:t>
      </w:r>
      <w:r w:rsidR="00C714B0">
        <w:rPr>
          <w:rFonts w:ascii="Cambria" w:hAnsi="Cambria" w:eastAsia="Cambria" w:cs="Cambria"/>
          <w:sz w:val="24"/>
          <w:szCs w:val="24"/>
        </w:rPr>
        <w:t>Figure 3</w:t>
      </w:r>
      <w:r w:rsidR="00EB48B2">
        <w:rPr>
          <w:rFonts w:ascii="Cambria" w:hAnsi="Cambria" w:eastAsia="Cambria" w:cs="Cambria"/>
          <w:sz w:val="24"/>
          <w:szCs w:val="24"/>
        </w:rPr>
        <w:t xml:space="preserve">. The reservoir was lined with plastic and sprayed heavily with a water proof sealant in order to try to prevent leaking. The box is 4 feet long and 2 feet wide. The box was designed to be 4 feet long in order to show the full capabilities of the linear movement of the mechanism. The ledge that the mechanism sits on has a slot on the bottom, and </w:t>
      </w:r>
      <w:r w:rsidR="007D4C06">
        <w:rPr>
          <w:rFonts w:ascii="Cambria" w:hAnsi="Cambria" w:eastAsia="Cambria" w:cs="Cambria"/>
          <w:sz w:val="24"/>
          <w:szCs w:val="24"/>
        </w:rPr>
        <w:t xml:space="preserve">also at </w:t>
      </w:r>
      <w:r w:rsidR="00EB48B2">
        <w:rPr>
          <w:rFonts w:ascii="Cambria" w:hAnsi="Cambria" w:eastAsia="Cambria" w:cs="Cambria"/>
          <w:sz w:val="24"/>
          <w:szCs w:val="24"/>
        </w:rPr>
        <w:t xml:space="preserve">the back of it. The slot on the bottom was added in order for the hose to be able to move with the mechanism. The slot on the back was cut for the wires on the back of the Pi to be able to move along with it as well. </w:t>
      </w:r>
    </w:p>
    <w:p w:rsidR="00EB48B2" w:rsidP="1D91FF77" w:rsidRDefault="006E340B" w14:paraId="2A91CE37" w14:textId="1D56A6D6" w14:noSpellErr="1">
      <w:pPr>
        <w:rPr>
          <w:rFonts w:ascii="Cambria" w:hAnsi="Cambria" w:eastAsia="Cambria" w:cs="Cambria"/>
          <w:sz w:val="24"/>
          <w:szCs w:val="24"/>
        </w:rPr>
      </w:pPr>
      <w:r>
        <w:rPr>
          <w:rFonts w:ascii="Cambria" w:hAnsi="Cambria" w:eastAsia="Cambria" w:cs="Cambria"/>
          <w:sz w:val="24"/>
          <w:szCs w:val="24"/>
        </w:rPr>
        <w:tab/>
      </w:r>
      <w:r>
        <w:rPr>
          <w:rFonts w:ascii="Cambria" w:hAnsi="Cambria" w:eastAsia="Cambria" w:cs="Cambria"/>
          <w:sz w:val="24"/>
          <w:szCs w:val="24"/>
        </w:rPr>
        <w:t xml:space="preserve">The driving mechanism was designed </w:t>
      </w:r>
      <w:r w:rsidR="007D4C06">
        <w:rPr>
          <w:rFonts w:ascii="Cambria" w:hAnsi="Cambria" w:eastAsia="Cambria" w:cs="Cambria"/>
          <w:sz w:val="24"/>
          <w:szCs w:val="24"/>
        </w:rPr>
        <w:t>to</w:t>
      </w:r>
      <w:r>
        <w:rPr>
          <w:rFonts w:ascii="Cambria" w:hAnsi="Cambria" w:eastAsia="Cambria" w:cs="Cambria"/>
          <w:sz w:val="24"/>
          <w:szCs w:val="24"/>
        </w:rPr>
        <w:t xml:space="preserve"> us</w:t>
      </w:r>
      <w:r w:rsidR="007D4C06">
        <w:rPr>
          <w:rFonts w:ascii="Cambria" w:hAnsi="Cambria" w:eastAsia="Cambria" w:cs="Cambria"/>
          <w:sz w:val="24"/>
          <w:szCs w:val="24"/>
        </w:rPr>
        <w:t>e</w:t>
      </w:r>
      <w:r>
        <w:rPr>
          <w:rFonts w:ascii="Cambria" w:hAnsi="Cambria" w:eastAsia="Cambria" w:cs="Cambria"/>
          <w:sz w:val="24"/>
          <w:szCs w:val="24"/>
        </w:rPr>
        <w:t xml:space="preserve"> a rack and pinion system. The pinion gear sat on a 12V motor that sits inside the </w:t>
      </w:r>
      <w:r w:rsidR="00401C1A">
        <w:rPr>
          <w:rFonts w:ascii="Cambria" w:hAnsi="Cambria" w:eastAsia="Cambria" w:cs="Cambria"/>
          <w:sz w:val="24"/>
          <w:szCs w:val="24"/>
        </w:rPr>
        <w:t>housing</w:t>
      </w:r>
      <w:r>
        <w:rPr>
          <w:rFonts w:ascii="Cambria" w:hAnsi="Cambria" w:eastAsia="Cambria" w:cs="Cambria"/>
          <w:sz w:val="24"/>
          <w:szCs w:val="24"/>
        </w:rPr>
        <w:t xml:space="preserve">. The pinion gear mates with the rack which was supported by a 4ft steel bar and 2 brackets on either end that are screwed into the demo enclosure. The steel bar was added due to the </w:t>
      </w:r>
      <w:r w:rsidR="00401C1A">
        <w:rPr>
          <w:rFonts w:ascii="Cambria" w:hAnsi="Cambria" w:eastAsia="Cambria" w:cs="Cambria"/>
          <w:sz w:val="24"/>
          <w:szCs w:val="24"/>
        </w:rPr>
        <w:t>small</w:t>
      </w:r>
      <w:r>
        <w:rPr>
          <w:rFonts w:ascii="Cambria" w:hAnsi="Cambria" w:eastAsia="Cambria" w:cs="Cambria"/>
          <w:sz w:val="24"/>
          <w:szCs w:val="24"/>
        </w:rPr>
        <w:t xml:space="preserve"> size of the rack. Since the rack was so long (4ft), it bowed in the middle which effected the strength of it creating problems when the pinion mated in the middle. The rack was also very slim, so the added steel bar adds much needed support.</w:t>
      </w:r>
      <w:r w:rsidR="001E5DA1">
        <w:rPr>
          <w:rFonts w:ascii="Cambria" w:hAnsi="Cambria" w:eastAsia="Cambria" w:cs="Cambria"/>
          <w:sz w:val="24"/>
          <w:szCs w:val="24"/>
        </w:rPr>
        <w:t xml:space="preserve"> </w:t>
      </w:r>
      <w:r w:rsidR="00CA2D80">
        <w:rPr>
          <w:rFonts w:ascii="Cambria" w:hAnsi="Cambria" w:eastAsia="Cambria" w:cs="Cambria"/>
          <w:sz w:val="24"/>
          <w:szCs w:val="24"/>
        </w:rPr>
        <w:t xml:space="preserve">  </w:t>
      </w:r>
    </w:p>
    <w:p w:rsidR="0080191E" w:rsidP="1D91FF77" w:rsidRDefault="00CA2D80" w14:paraId="41E37A4D" w14:textId="4387AF7A" w14:noSpellErr="1">
      <w:pPr>
        <w:rPr>
          <w:rFonts w:ascii="Cambria" w:hAnsi="Cambria" w:eastAsia="Cambria" w:cs="Cambria"/>
          <w:sz w:val="24"/>
          <w:szCs w:val="24"/>
        </w:rPr>
      </w:pPr>
      <w:r>
        <w:rPr>
          <w:rFonts w:ascii="Cambria" w:hAnsi="Cambria" w:eastAsia="Cambria" w:cs="Cambria"/>
          <w:sz w:val="24"/>
          <w:szCs w:val="24"/>
        </w:rPr>
        <w:tab/>
      </w:r>
      <w:r>
        <w:rPr>
          <w:rFonts w:ascii="Cambria" w:hAnsi="Cambria" w:eastAsia="Cambria" w:cs="Cambria"/>
          <w:sz w:val="24"/>
          <w:szCs w:val="24"/>
        </w:rPr>
        <w:t>Another motor loca</w:t>
      </w:r>
      <w:r w:rsidR="00FA199F">
        <w:rPr>
          <w:rFonts w:ascii="Cambria" w:hAnsi="Cambria" w:eastAsia="Cambria" w:cs="Cambria"/>
          <w:sz w:val="24"/>
          <w:szCs w:val="24"/>
        </w:rPr>
        <w:t>ted</w:t>
      </w:r>
      <w:r>
        <w:rPr>
          <w:rFonts w:ascii="Cambria" w:hAnsi="Cambria" w:eastAsia="Cambria" w:cs="Cambria"/>
          <w:sz w:val="24"/>
          <w:szCs w:val="24"/>
        </w:rPr>
        <w:t xml:space="preserve"> inside the housing was used for the angling of the nozzle. This was necessary in order to be able to reach plants at varying distances. The smaller 12V stepper motor’s shaft was glued to the nozzle. Using the controller programmed to the Pi, the stepper motor makes it possible to change the angles to reach exactly where the plant is located. The stepper motor was used because of the ability to change the angle precisely</w:t>
      </w:r>
      <w:r w:rsidR="00AF60BC">
        <w:rPr>
          <w:rFonts w:ascii="Cambria" w:hAnsi="Cambria" w:eastAsia="Cambria" w:cs="Cambria"/>
          <w:sz w:val="24"/>
          <w:szCs w:val="24"/>
        </w:rPr>
        <w:t>, in this case by 1.8 degrees</w:t>
      </w:r>
      <w:r>
        <w:rPr>
          <w:rFonts w:ascii="Cambria" w:hAnsi="Cambria" w:eastAsia="Cambria" w:cs="Cambria"/>
          <w:sz w:val="24"/>
          <w:szCs w:val="24"/>
        </w:rPr>
        <w:t>. Other motors don’t have that option.</w:t>
      </w:r>
    </w:p>
    <w:p w:rsidR="00760E1F" w:rsidRDefault="00760E1F" w14:paraId="5F3B8632" w14:textId="77777777">
      <w:pPr>
        <w:rPr>
          <w:rFonts w:ascii="Cambria" w:hAnsi="Cambria" w:eastAsia="Cambria" w:cs="Cambria"/>
          <w:i/>
          <w:sz w:val="24"/>
          <w:szCs w:val="24"/>
        </w:rPr>
      </w:pPr>
      <w:r>
        <w:rPr>
          <w:rFonts w:ascii="Cambria" w:hAnsi="Cambria" w:eastAsia="Cambria" w:cs="Cambria"/>
          <w:i/>
          <w:sz w:val="24"/>
          <w:szCs w:val="24"/>
        </w:rPr>
        <w:br w:type="page"/>
      </w:r>
    </w:p>
    <w:p w:rsidRPr="0031058B" w:rsidR="00EA7D01" w:rsidP="1D91FF77" w:rsidRDefault="001C166C" w14:paraId="67473611" w14:textId="7672EDF3" w14:noSpellErr="1">
      <w:pPr>
        <w:jc w:val="center"/>
        <w:rPr>
          <w:rFonts w:ascii="Cambria" w:hAnsi="Cambria" w:eastAsia="Cambria" w:cs="Cambria"/>
          <w:i w:val="1"/>
          <w:iCs w:val="1"/>
          <w:sz w:val="24"/>
          <w:szCs w:val="24"/>
        </w:rPr>
      </w:pPr>
      <w:r w:rsidRPr="1D91FF77" w:rsidR="1D91FF77">
        <w:rPr>
          <w:rFonts w:ascii="Cambria" w:hAnsi="Cambria" w:eastAsia="Cambria" w:cs="Cambria"/>
          <w:i w:val="1"/>
          <w:iCs w:val="1"/>
          <w:sz w:val="24"/>
          <w:szCs w:val="24"/>
        </w:rPr>
        <w:t>Figure 1</w:t>
      </w:r>
      <w:r w:rsidRPr="1D91FF77" w:rsidR="1D91FF77">
        <w:rPr>
          <w:rFonts w:ascii="Cambria" w:hAnsi="Cambria" w:eastAsia="Cambria" w:cs="Cambria"/>
          <w:i w:val="1"/>
          <w:iCs w:val="1"/>
          <w:sz w:val="24"/>
          <w:szCs w:val="24"/>
        </w:rPr>
        <w:t>: Motors in housing</w:t>
      </w:r>
    </w:p>
    <w:p w:rsidR="00EA7D01" w:rsidP="00EA7D01" w:rsidRDefault="00EA7D01" w14:paraId="0EBBFCD0" w14:textId="61D4F5B0">
      <w:pPr>
        <w:jc w:val="center"/>
        <w:rPr>
          <w:rFonts w:ascii="Cambria" w:hAnsi="Cambria" w:eastAsia="Cambria" w:cs="Cambria"/>
          <w:sz w:val="24"/>
          <w:szCs w:val="24"/>
        </w:rPr>
      </w:pPr>
      <w:r>
        <w:rPr>
          <w:rFonts w:ascii="Cambria" w:hAnsi="Cambria" w:eastAsia="Cambria" w:cs="Cambria"/>
          <w:noProof/>
          <w:sz w:val="24"/>
          <w:szCs w:val="24"/>
          <w:lang w:val="en-US"/>
        </w:rPr>
        <w:drawing>
          <wp:inline distT="0" distB="0" distL="0" distR="0" wp14:anchorId="07A1A4C0" wp14:editId="4A586561">
            <wp:extent cx="2094169" cy="2790367"/>
            <wp:effectExtent l="0" t="0" r="0" b="3810"/>
            <wp:docPr id="2" name="Picture 2" descr="/Users/Chase/Pictures/Photos Library.photoslibrary/Thumbnails/2017/11/30/20171130-171644/ToY3M%X5TX6mjcFBznEXUg/thumb_IMG_2125_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Chase/Pictures/Photos Library.photoslibrary/Thumbnails/2017/11/30/20171130-171644/ToY3M%X5TX6mjcFBznEXUg/thumb_IMG_2125_1024.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21531" cy="2826826"/>
                    </a:xfrm>
                    <a:prstGeom prst="rect">
                      <a:avLst/>
                    </a:prstGeom>
                    <a:noFill/>
                    <a:ln>
                      <a:noFill/>
                    </a:ln>
                  </pic:spPr>
                </pic:pic>
              </a:graphicData>
            </a:graphic>
          </wp:inline>
        </w:drawing>
      </w:r>
    </w:p>
    <w:p w:rsidR="00EA7D01" w:rsidP="1D91FF77" w:rsidRDefault="0080191E" w14:paraId="6D19D794" w14:textId="527D74A2" w14:noSpellErr="1">
      <w:pPr>
        <w:rPr>
          <w:rFonts w:ascii="Cambria" w:hAnsi="Cambria" w:eastAsia="Cambria" w:cs="Cambria"/>
          <w:noProof/>
          <w:color w:val="000000" w:themeColor="text1" w:themeTint="FF" w:themeShade="FF"/>
          <w:sz w:val="24"/>
          <w:szCs w:val="24"/>
          <w:highlight w:val="red"/>
          <w:lang w:val="en-US"/>
        </w:rPr>
      </w:pPr>
      <w:r>
        <w:rPr>
          <w:rFonts w:ascii="Cambria" w:hAnsi="Cambria" w:eastAsia="Cambria" w:cs="Cambria"/>
          <w:sz w:val="24"/>
          <w:szCs w:val="24"/>
        </w:rPr>
        <w:tab/>
      </w:r>
      <w:r w:rsidR="00001A1C">
        <w:rPr>
          <w:rFonts w:ascii="Cambria" w:hAnsi="Cambria" w:eastAsia="Cambria" w:cs="Cambria"/>
          <w:sz w:val="24"/>
          <w:szCs w:val="24"/>
        </w:rPr>
        <w:t xml:space="preserve">A pump is used with the demo enclosure in order to display the capabilities of the mechanism. In </w:t>
      </w:r>
      <w:r w:rsidR="00980A86">
        <w:rPr>
          <w:rFonts w:ascii="Cambria" w:hAnsi="Cambria" w:eastAsia="Cambria" w:cs="Cambria"/>
          <w:sz w:val="24"/>
          <w:szCs w:val="24"/>
        </w:rPr>
        <w:t>a</w:t>
      </w:r>
      <w:r w:rsidR="00001A1C">
        <w:rPr>
          <w:rFonts w:ascii="Cambria" w:hAnsi="Cambria" w:eastAsia="Cambria" w:cs="Cambria"/>
          <w:sz w:val="24"/>
          <w:szCs w:val="24"/>
        </w:rPr>
        <w:t xml:space="preserve"> final </w:t>
      </w:r>
      <w:r w:rsidR="00980A86">
        <w:rPr>
          <w:rFonts w:ascii="Cambria" w:hAnsi="Cambria" w:eastAsia="Cambria" w:cs="Cambria"/>
          <w:sz w:val="24"/>
          <w:szCs w:val="24"/>
        </w:rPr>
        <w:t>production</w:t>
      </w:r>
      <w:r w:rsidR="00001A1C">
        <w:rPr>
          <w:rFonts w:ascii="Cambria" w:hAnsi="Cambria" w:eastAsia="Cambria" w:cs="Cambria"/>
          <w:sz w:val="24"/>
          <w:szCs w:val="24"/>
        </w:rPr>
        <w:t xml:space="preserve"> version however, the system will have the option to be connected to the customer's regular garden hose, or pump from a reservoir such as a rain collecting drum.</w:t>
      </w:r>
    </w:p>
    <w:p w:rsidR="00EA7D01" w:rsidP="1D91FF77" w:rsidRDefault="00001A1C" w14:paraId="04442B1B" w14:textId="37528EA0" w14:noSpellErr="1">
      <w:pPr>
        <w:ind w:firstLine="720"/>
        <w:rPr>
          <w:rFonts w:ascii="Cambria" w:hAnsi="Cambria" w:eastAsia="Cambria" w:cs="Cambria"/>
          <w:noProof/>
          <w:color w:val="000000" w:themeColor="text1" w:themeTint="FF" w:themeShade="FF"/>
          <w:sz w:val="24"/>
          <w:szCs w:val="24"/>
          <w:highlight w:val="red"/>
          <w:lang w:val="en-US"/>
        </w:rPr>
      </w:pPr>
      <w:r w:rsidRPr="1D91FF77" w:rsidR="1D91FF77">
        <w:rPr>
          <w:rFonts w:ascii="Cambria" w:hAnsi="Cambria" w:eastAsia="Cambria" w:cs="Cambria"/>
          <w:sz w:val="24"/>
          <w:szCs w:val="24"/>
        </w:rPr>
        <w:t xml:space="preserve"> The pump is connected to the nozzle in the housing via a clear tube. The pump gets its water from the reservoir located in the middle of the demo enclosure as mentioned above.</w:t>
      </w:r>
      <w:r w:rsidRPr="1D91FF77" w:rsidR="1D91FF77">
        <w:rPr>
          <w:rFonts w:ascii="Cambria" w:hAnsi="Cambria" w:eastAsia="Cambria" w:cs="Cambria"/>
          <w:sz w:val="24"/>
          <w:szCs w:val="24"/>
        </w:rPr>
        <w:t xml:space="preserve"> The pump is able to reuse the water due to the design of the enclosure; all of the used water flows back into the reservoir. This makes it possible to keep the demonstration going without stoppage.</w:t>
      </w:r>
      <w:r w:rsidRPr="1D91FF77" w:rsidR="1D91FF77">
        <w:rPr>
          <w:rFonts w:ascii="Cambria" w:hAnsi="Cambria" w:eastAsia="Cambria" w:cs="Cambria"/>
          <w:noProof/>
          <w:color w:val="000000" w:themeColor="text1" w:themeTint="FF" w:themeShade="FF"/>
          <w:sz w:val="24"/>
          <w:szCs w:val="24"/>
          <w:highlight w:val="red"/>
          <w:lang w:val="en-US"/>
        </w:rPr>
        <w:t xml:space="preserve"> </w:t>
      </w:r>
    </w:p>
    <w:p w:rsidRPr="0031058B" w:rsidR="00EA7D01" w:rsidP="1D91FF77" w:rsidRDefault="001C166C" w14:paraId="309D933E" w14:textId="242071C0" w14:noSpellErr="1">
      <w:pPr>
        <w:jc w:val="center"/>
        <w:rPr>
          <w:rFonts w:ascii="Cambria" w:hAnsi="Cambria" w:eastAsia="Cambria" w:cs="Cambria"/>
          <w:i w:val="1"/>
          <w:iCs w:val="1"/>
          <w:color w:val="000000" w:themeColor="text1" w:themeTint="FF" w:themeShade="FF"/>
          <w:sz w:val="24"/>
          <w:szCs w:val="24"/>
          <w:lang w:val="en-US"/>
        </w:rPr>
      </w:pPr>
      <w:r w:rsidRPr="1D91FF77" w:rsidR="1D91FF77">
        <w:rPr>
          <w:rFonts w:ascii="Cambria" w:hAnsi="Cambria" w:eastAsia="Cambria" w:cs="Cambria"/>
          <w:i w:val="1"/>
          <w:iCs w:val="1"/>
          <w:color w:val="000000" w:themeColor="text1" w:themeTint="FF" w:themeShade="FF"/>
          <w:sz w:val="24"/>
          <w:szCs w:val="24"/>
          <w:lang w:val="en-US"/>
        </w:rPr>
        <w:t>Figure 2</w:t>
      </w:r>
      <w:r w:rsidRPr="1D91FF77" w:rsidR="1D91FF77">
        <w:rPr>
          <w:rFonts w:ascii="Cambria" w:hAnsi="Cambria" w:eastAsia="Cambria" w:cs="Cambria"/>
          <w:i w:val="1"/>
          <w:iCs w:val="1"/>
          <w:color w:val="000000" w:themeColor="text1" w:themeTint="FF" w:themeShade="FF"/>
          <w:sz w:val="24"/>
          <w:szCs w:val="24"/>
          <w:lang w:val="en-US"/>
        </w:rPr>
        <w:t>: Pump</w:t>
      </w:r>
      <w:r w:rsidRPr="1D91FF77" w:rsidR="1D91FF77">
        <w:rPr>
          <w:rFonts w:ascii="Cambria" w:hAnsi="Cambria" w:eastAsia="Cambria" w:cs="Cambria"/>
          <w:i w:val="1"/>
          <w:iCs w:val="1"/>
          <w:noProof/>
          <w:color w:val="000000" w:themeColor="text1" w:themeTint="FF" w:themeShade="FF"/>
          <w:sz w:val="24"/>
          <w:szCs w:val="24"/>
          <w:lang w:val="en-US"/>
        </w:rPr>
        <w:t xml:space="preserve"> used in assembly</w:t>
      </w:r>
    </w:p>
    <w:p w:rsidR="0080191E" w:rsidP="00EA7D01" w:rsidRDefault="00EA7D01" w14:paraId="426E5AA1" w14:textId="0AE91B08">
      <w:pPr>
        <w:jc w:val="center"/>
        <w:rPr>
          <w:rFonts w:ascii="Cambria" w:hAnsi="Cambria" w:eastAsia="Cambria" w:cs="Cambria"/>
          <w:sz w:val="24"/>
          <w:szCs w:val="24"/>
        </w:rPr>
      </w:pPr>
      <w:r>
        <w:rPr>
          <w:rFonts w:ascii="Cambria" w:hAnsi="Cambria" w:eastAsia="Cambria" w:cs="Cambria"/>
          <w:noProof/>
          <w:color w:val="000000" w:themeColor="text1"/>
          <w:sz w:val="24"/>
          <w:szCs w:val="24"/>
          <w:highlight w:val="red"/>
          <w:lang w:val="en-US"/>
        </w:rPr>
        <w:drawing>
          <wp:inline distT="0" distB="0" distL="0" distR="0" wp14:anchorId="02FE1F66" wp14:editId="4C766211">
            <wp:extent cx="2247494" cy="2994997"/>
            <wp:effectExtent l="0" t="0" r="0" b="2540"/>
            <wp:docPr id="1" name="Picture 1" descr="/Users/Chase/Pictures/Photos Library.photoslibrary/Thumbnails/2017/11/30/20171130-171651/xvq3B9xTTK6i+DsT1bMtpA/thumb_IMG_2126_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Chase/Pictures/Photos Library.photoslibrary/Thumbnails/2017/11/30/20171130-171651/xvq3B9xTTK6i+DsT1bMtpA/thumb_IMG_2126_1024.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71575" cy="3027088"/>
                    </a:xfrm>
                    <a:prstGeom prst="rect">
                      <a:avLst/>
                    </a:prstGeom>
                    <a:noFill/>
                    <a:ln>
                      <a:noFill/>
                    </a:ln>
                  </pic:spPr>
                </pic:pic>
              </a:graphicData>
            </a:graphic>
          </wp:inline>
        </w:drawing>
      </w:r>
    </w:p>
    <w:p w:rsidR="00EA7D01" w:rsidP="00EA7D01" w:rsidRDefault="00EA7D01" w14:paraId="61325C47" w14:textId="0ADD67A5">
      <w:pPr>
        <w:jc w:val="center"/>
        <w:rPr>
          <w:rFonts w:ascii="Cambria" w:hAnsi="Cambria" w:eastAsia="Cambria" w:cs="Cambria"/>
          <w:sz w:val="21"/>
          <w:szCs w:val="24"/>
        </w:rPr>
      </w:pPr>
    </w:p>
    <w:p w:rsidR="00FE0E9B" w:rsidP="1D91FF77" w:rsidRDefault="000103F1" w14:paraId="2B583376" w14:textId="43A5768A">
      <w:pPr>
        <w:ind w:firstLine="720"/>
        <w:rPr>
          <w:rFonts w:ascii="Cambria" w:hAnsi="Cambria" w:eastAsia="Cambria" w:cs="Cambria"/>
          <w:sz w:val="24"/>
          <w:szCs w:val="24"/>
        </w:rPr>
      </w:pPr>
      <w:r w:rsidRPr="1D91FF77" w:rsidR="1D91FF77">
        <w:rPr>
          <w:rFonts w:ascii="Cambria" w:hAnsi="Cambria" w:eastAsia="Cambria" w:cs="Cambria"/>
          <w:sz w:val="24"/>
          <w:szCs w:val="24"/>
        </w:rPr>
        <w:t xml:space="preserve">The housing was the heart of the </w:t>
      </w:r>
      <w:proofErr w:type="spellStart"/>
      <w:r w:rsidRPr="1D91FF77" w:rsidR="1D91FF77">
        <w:rPr>
          <w:rFonts w:ascii="Cambria" w:hAnsi="Cambria" w:eastAsia="Cambria" w:cs="Cambria"/>
          <w:sz w:val="24"/>
          <w:szCs w:val="24"/>
        </w:rPr>
        <w:t>TrueRain</w:t>
      </w:r>
      <w:proofErr w:type="spellEnd"/>
      <w:r w:rsidRPr="1D91FF77" w:rsidR="1D91FF77">
        <w:rPr>
          <w:rFonts w:ascii="Cambria" w:hAnsi="Cambria" w:eastAsia="Cambria" w:cs="Cambria"/>
          <w:sz w:val="24"/>
          <w:szCs w:val="24"/>
        </w:rPr>
        <w:t xml:space="preserve"> mechanism. It supported both motors, the </w:t>
      </w:r>
      <w:r w:rsidRPr="1D91FF77" w:rsidR="1D91FF77">
        <w:rPr>
          <w:rFonts w:ascii="Cambria" w:hAnsi="Cambria" w:eastAsia="Cambria" w:cs="Cambria"/>
          <w:sz w:val="24"/>
          <w:szCs w:val="24"/>
        </w:rPr>
        <w:t>pi</w:t>
      </w:r>
      <w:r w:rsidRPr="1D91FF77" w:rsidR="1D91FF77">
        <w:rPr>
          <w:rFonts w:ascii="Cambria" w:hAnsi="Cambria" w:eastAsia="Cambria" w:cs="Cambria"/>
          <w:sz w:val="24"/>
          <w:szCs w:val="24"/>
        </w:rPr>
        <w:t xml:space="preserve">, and the nozzle. It was made out of an acrylic sheet and cut with a band saw. It was glued </w:t>
      </w:r>
      <w:r w:rsidRPr="1D91FF77" w:rsidR="1D91FF77">
        <w:rPr>
          <w:rFonts w:ascii="Cambria" w:hAnsi="Cambria" w:eastAsia="Cambria" w:cs="Cambria"/>
          <w:sz w:val="24"/>
          <w:szCs w:val="24"/>
        </w:rPr>
        <w:t xml:space="preserve">using </w:t>
      </w:r>
      <w:proofErr w:type="spellStart"/>
      <w:r w:rsidRPr="1D91FF77" w:rsidR="1D91FF77">
        <w:rPr>
          <w:rFonts w:ascii="Cambria" w:hAnsi="Cambria" w:eastAsia="Cambria" w:cs="Cambria"/>
          <w:sz w:val="24"/>
          <w:szCs w:val="24"/>
        </w:rPr>
        <w:t>Locktite</w:t>
      </w:r>
      <w:proofErr w:type="spellEnd"/>
      <w:r w:rsidRPr="1D91FF77" w:rsidR="1D91FF77">
        <w:rPr>
          <w:rFonts w:ascii="Cambria" w:hAnsi="Cambria" w:eastAsia="Cambria" w:cs="Cambria"/>
          <w:sz w:val="24"/>
          <w:szCs w:val="24"/>
        </w:rPr>
        <w:t>,</w:t>
      </w:r>
      <w:r w:rsidRPr="1D91FF77" w:rsidR="1D91FF77">
        <w:rPr>
          <w:rFonts w:ascii="Cambria" w:hAnsi="Cambria" w:eastAsia="Cambria" w:cs="Cambria"/>
          <w:sz w:val="24"/>
          <w:szCs w:val="24"/>
        </w:rPr>
        <w:t xml:space="preserve"> an extremely strong adhesive </w:t>
      </w:r>
      <w:r w:rsidRPr="1D91FF77" w:rsidR="1D91FF77">
        <w:rPr>
          <w:rFonts w:ascii="Cambria" w:hAnsi="Cambria" w:eastAsia="Cambria" w:cs="Cambria"/>
          <w:sz w:val="24"/>
          <w:szCs w:val="24"/>
        </w:rPr>
        <w:t>intended</w:t>
      </w:r>
      <w:r w:rsidRPr="1D91FF77" w:rsidR="1D91FF77">
        <w:rPr>
          <w:rFonts w:ascii="Cambria" w:hAnsi="Cambria" w:eastAsia="Cambria" w:cs="Cambria"/>
          <w:sz w:val="24"/>
          <w:szCs w:val="24"/>
        </w:rPr>
        <w:t xml:space="preserve"> for gluing aquarium tanks. The holes used to bolt both motors and the slots cut out to make the hose and cords accessible were cut using the mill.</w:t>
      </w:r>
      <w:r w:rsidRPr="1D91FF77" w:rsidR="1D91FF77">
        <w:rPr>
          <w:rFonts w:ascii="Cambria" w:hAnsi="Cambria" w:eastAsia="Cambria" w:cs="Cambria"/>
          <w:sz w:val="24"/>
          <w:szCs w:val="24"/>
        </w:rPr>
        <w:t xml:space="preserve"> The dimensions of the box were 177mm long by 107mm wide</w:t>
      </w:r>
      <w:r w:rsidRPr="1D91FF77" w:rsidR="1D91FF77">
        <w:rPr>
          <w:rFonts w:ascii="Cambria" w:hAnsi="Cambria" w:eastAsia="Cambria" w:cs="Cambria"/>
          <w:sz w:val="24"/>
          <w:szCs w:val="24"/>
        </w:rPr>
        <w:t xml:space="preserve">, and 67mm at its tallest. </w:t>
      </w:r>
    </w:p>
    <w:p w:rsidR="00CA2D5D" w:rsidP="1D91FF77" w:rsidRDefault="00CA2D5D" w14:paraId="3E60BF6A" w14:textId="33E4EE0B">
      <w:pPr>
        <w:ind w:firstLine="720"/>
        <w:rPr>
          <w:rFonts w:ascii="Cambria" w:hAnsi="Cambria" w:eastAsia="Cambria" w:cs="Cambria"/>
          <w:sz w:val="24"/>
          <w:szCs w:val="24"/>
        </w:rPr>
      </w:pPr>
      <w:r w:rsidRPr="1D91FF77" w:rsidR="1D91FF77">
        <w:rPr>
          <w:rFonts w:ascii="Cambria" w:hAnsi="Cambria" w:eastAsia="Cambria" w:cs="Cambria"/>
          <w:sz w:val="24"/>
          <w:szCs w:val="24"/>
        </w:rPr>
        <w:t xml:space="preserve">Because of concerns about the imperfections associated with cutting by hand on a band saw, it was originally planned to </w:t>
      </w:r>
      <w:r w:rsidRPr="1D91FF77" w:rsidR="1D91FF77">
        <w:rPr>
          <w:rFonts w:ascii="Cambria" w:hAnsi="Cambria" w:eastAsia="Cambria" w:cs="Cambria"/>
          <w:sz w:val="24"/>
          <w:szCs w:val="24"/>
        </w:rPr>
        <w:t>create the plates on a CNC router at the Formula SAE shop the group had access to.</w:t>
      </w:r>
      <w:r w:rsidRPr="1D91FF77" w:rsidR="1D91FF77">
        <w:rPr>
          <w:rFonts w:ascii="Cambria" w:hAnsi="Cambria" w:eastAsia="Cambria" w:cs="Cambria"/>
          <w:sz w:val="24"/>
          <w:szCs w:val="24"/>
        </w:rPr>
        <w:t xml:space="preserve"> A </w:t>
      </w:r>
      <w:r w:rsidRPr="1D91FF77" w:rsidR="1D91FF77">
        <w:rPr>
          <w:rFonts w:ascii="Cambria" w:hAnsi="Cambria" w:eastAsia="Cambria" w:cs="Cambria"/>
          <w:sz w:val="24"/>
          <w:szCs w:val="24"/>
        </w:rPr>
        <w:t xml:space="preserve">CAD file of the proper layout for machining the plates was created, and imported into </w:t>
      </w:r>
      <w:proofErr w:type="spellStart"/>
      <w:r w:rsidRPr="1D91FF77" w:rsidR="1D91FF77">
        <w:rPr>
          <w:rFonts w:ascii="Cambria" w:hAnsi="Cambria" w:eastAsia="Cambria" w:cs="Cambria"/>
          <w:sz w:val="24"/>
          <w:szCs w:val="24"/>
        </w:rPr>
        <w:t>MasterCAM</w:t>
      </w:r>
      <w:proofErr w:type="spellEnd"/>
      <w:r w:rsidRPr="1D91FF77" w:rsidR="1D91FF77">
        <w:rPr>
          <w:rFonts w:ascii="Cambria" w:hAnsi="Cambria" w:eastAsia="Cambria" w:cs="Cambria"/>
          <w:sz w:val="24"/>
          <w:szCs w:val="24"/>
        </w:rPr>
        <w:t xml:space="preserve"> to program all the required </w:t>
      </w:r>
      <w:r w:rsidRPr="1D91FF77" w:rsidR="1D91FF77">
        <w:rPr>
          <w:rFonts w:ascii="Cambria" w:hAnsi="Cambria" w:eastAsia="Cambria" w:cs="Cambria"/>
          <w:sz w:val="24"/>
          <w:szCs w:val="24"/>
        </w:rPr>
        <w:t>toolpaths. However, this router had only been acquired recently and had never been used</w:t>
      </w:r>
      <w:r w:rsidRPr="1D91FF77" w:rsidR="1D91FF77">
        <w:rPr>
          <w:rFonts w:ascii="Cambria" w:hAnsi="Cambria" w:eastAsia="Cambria" w:cs="Cambria"/>
          <w:sz w:val="24"/>
          <w:szCs w:val="24"/>
        </w:rPr>
        <w:t>, and difficult</w:t>
      </w:r>
      <w:r w:rsidRPr="1D91FF77" w:rsidR="1D91FF77">
        <w:rPr>
          <w:rFonts w:ascii="Cambria" w:hAnsi="Cambria" w:eastAsia="Cambria" w:cs="Cambria"/>
          <w:sz w:val="24"/>
          <w:szCs w:val="24"/>
        </w:rPr>
        <w:t>ies were encountered when trying to run the router with control software not built specifically for the model</w:t>
      </w:r>
      <w:r w:rsidRPr="1D91FF77" w:rsidR="1D91FF77">
        <w:rPr>
          <w:rFonts w:ascii="Cambria" w:hAnsi="Cambria" w:eastAsia="Cambria" w:cs="Cambria"/>
          <w:sz w:val="24"/>
          <w:szCs w:val="24"/>
        </w:rPr>
        <w:t>.</w:t>
      </w:r>
      <w:r w:rsidRPr="1D91FF77" w:rsidR="1D91FF77">
        <w:rPr>
          <w:rFonts w:ascii="Cambria" w:hAnsi="Cambria" w:eastAsia="Cambria" w:cs="Cambria"/>
          <w:sz w:val="24"/>
          <w:szCs w:val="24"/>
        </w:rPr>
        <w:t xml:space="preserve"> Because of this problem, the group was unable to CNC machine the plates, so the housing </w:t>
      </w:r>
      <w:r w:rsidRPr="1D91FF77" w:rsidR="1D91FF77">
        <w:rPr>
          <w:rFonts w:ascii="Cambria" w:hAnsi="Cambria" w:eastAsia="Cambria" w:cs="Cambria"/>
          <w:sz w:val="24"/>
          <w:szCs w:val="24"/>
        </w:rPr>
        <w:t>was created with the bandsaw, which was ultimately accurate</w:t>
      </w:r>
      <w:r w:rsidRPr="1D91FF77" w:rsidR="1D91FF77">
        <w:rPr>
          <w:rFonts w:ascii="Cambria" w:hAnsi="Cambria" w:eastAsia="Cambria" w:cs="Cambria"/>
          <w:sz w:val="24"/>
          <w:szCs w:val="24"/>
        </w:rPr>
        <w:t xml:space="preserve"> enough to </w:t>
      </w:r>
      <w:r w:rsidRPr="1D91FF77" w:rsidR="1D91FF77">
        <w:rPr>
          <w:rFonts w:ascii="Cambria" w:hAnsi="Cambria" w:eastAsia="Cambria" w:cs="Cambria"/>
          <w:sz w:val="24"/>
          <w:szCs w:val="24"/>
        </w:rPr>
        <w:t>function as intended</w:t>
      </w:r>
      <w:r w:rsidRPr="1D91FF77" w:rsidR="1D91FF77">
        <w:rPr>
          <w:rFonts w:ascii="Cambria" w:hAnsi="Cambria" w:eastAsia="Cambria" w:cs="Cambria"/>
          <w:sz w:val="24"/>
          <w:szCs w:val="24"/>
        </w:rPr>
        <w:t>.</w:t>
      </w:r>
    </w:p>
    <w:p w:rsidR="00757FD5" w:rsidP="1D91FF77" w:rsidRDefault="009C5AD9" w14:paraId="0B472C26" w14:textId="32A0BF40" w14:noSpellErr="1">
      <w:pPr>
        <w:rPr>
          <w:rFonts w:ascii="Cambria" w:hAnsi="Cambria" w:eastAsia="Cambria" w:cs="Cambria"/>
          <w:sz w:val="24"/>
          <w:szCs w:val="24"/>
        </w:rPr>
      </w:pPr>
      <w:r>
        <w:rPr>
          <w:rFonts w:ascii="Cambria" w:hAnsi="Cambria" w:eastAsia="Cambria" w:cs="Cambria"/>
          <w:sz w:val="24"/>
          <w:szCs w:val="24"/>
        </w:rPr>
        <w:tab/>
      </w:r>
      <w:r>
        <w:rPr>
          <w:rFonts w:ascii="Cambria" w:hAnsi="Cambria" w:eastAsia="Cambria" w:cs="Cambria"/>
          <w:sz w:val="24"/>
          <w:szCs w:val="24"/>
        </w:rPr>
        <w:t xml:space="preserve">The electrical aspect of the mechanism </w:t>
      </w:r>
      <w:r w:rsidR="005114AC">
        <w:rPr>
          <w:rFonts w:ascii="Cambria" w:hAnsi="Cambria" w:eastAsia="Cambria" w:cs="Cambria"/>
          <w:sz w:val="24"/>
          <w:szCs w:val="24"/>
        </w:rPr>
        <w:t>is</w:t>
      </w:r>
      <w:r>
        <w:rPr>
          <w:rFonts w:ascii="Cambria" w:hAnsi="Cambria" w:eastAsia="Cambria" w:cs="Cambria"/>
          <w:sz w:val="24"/>
          <w:szCs w:val="24"/>
        </w:rPr>
        <w:t xml:space="preserve"> the most complex</w:t>
      </w:r>
      <w:r w:rsidR="005114AC">
        <w:rPr>
          <w:rFonts w:ascii="Cambria" w:hAnsi="Cambria" w:eastAsia="Cambria" w:cs="Cambria"/>
          <w:sz w:val="24"/>
          <w:szCs w:val="24"/>
        </w:rPr>
        <w:t xml:space="preserve"> component</w:t>
      </w:r>
      <w:r>
        <w:rPr>
          <w:rFonts w:ascii="Cambria" w:hAnsi="Cambria" w:eastAsia="Cambria" w:cs="Cambria"/>
          <w:sz w:val="24"/>
          <w:szCs w:val="24"/>
        </w:rPr>
        <w:t>. The motors and pump are powered by an external AC/DC inverter supplying 12V DC that is secured to the back of the enclosure</w:t>
      </w:r>
      <w:r w:rsidR="00757FD5">
        <w:rPr>
          <w:rFonts w:ascii="Cambria" w:hAnsi="Cambria" w:eastAsia="Cambria" w:cs="Cambria"/>
          <w:sz w:val="24"/>
          <w:szCs w:val="24"/>
        </w:rPr>
        <w:t>. The Pi controls the external pump with one of its GPIO connector pins (GPIO 17 in this case) which supplies a 3.</w:t>
      </w:r>
      <w:r w:rsidR="009265FA">
        <w:rPr>
          <w:rFonts w:ascii="Cambria" w:hAnsi="Cambria" w:eastAsia="Cambria" w:cs="Cambria"/>
          <w:sz w:val="24"/>
          <w:szCs w:val="24"/>
        </w:rPr>
        <w:t>3</w:t>
      </w:r>
      <w:r w:rsidR="00757FD5">
        <w:rPr>
          <w:rFonts w:ascii="Cambria" w:hAnsi="Cambria" w:eastAsia="Cambria" w:cs="Cambria"/>
          <w:sz w:val="24"/>
          <w:szCs w:val="24"/>
        </w:rPr>
        <w:t xml:space="preserve">V signal to a relay circuit. When the signal to the circuit is high, the 12V DC supply powers the pump, and when it is low the pump is off. </w:t>
      </w:r>
    </w:p>
    <w:p w:rsidR="00FE2ED0" w:rsidP="1D91FF77" w:rsidRDefault="00FE2ED0" w14:paraId="30A096C4" w14:textId="5A29F621" w14:noSpellErr="1">
      <w:pPr>
        <w:rPr>
          <w:rFonts w:ascii="Cambria" w:hAnsi="Cambria" w:eastAsia="Cambria" w:cs="Cambria"/>
          <w:sz w:val="24"/>
          <w:szCs w:val="24"/>
        </w:rPr>
      </w:pPr>
      <w:r>
        <w:rPr>
          <w:rFonts w:ascii="Cambria" w:hAnsi="Cambria" w:eastAsia="Cambria" w:cs="Cambria"/>
          <w:sz w:val="24"/>
          <w:szCs w:val="24"/>
        </w:rPr>
        <w:tab/>
      </w:r>
      <w:r>
        <w:rPr>
          <w:rFonts w:ascii="Cambria" w:hAnsi="Cambria" w:eastAsia="Cambria" w:cs="Cambria"/>
          <w:sz w:val="24"/>
          <w:szCs w:val="24"/>
        </w:rPr>
        <w:t xml:space="preserve">The operation of the system is quite easy. Using the remote controller </w:t>
      </w:r>
      <w:r w:rsidR="00AC2856">
        <w:rPr>
          <w:rFonts w:ascii="Cambria" w:hAnsi="Cambria" w:eastAsia="Cambria" w:cs="Cambria"/>
          <w:sz w:val="24"/>
          <w:szCs w:val="24"/>
        </w:rPr>
        <w:t>provided, use the right face buttons to move the sled side to side, and to change the angle of the nozzle. The pump is activated using the R1 button on the top of the controller. To turn the pump off, simply press the button again.</w:t>
      </w:r>
      <w:r w:rsidR="00AC0FDB">
        <w:rPr>
          <w:rFonts w:ascii="Cambria" w:hAnsi="Cambria" w:eastAsia="Cambria" w:cs="Cambria"/>
          <w:sz w:val="24"/>
          <w:szCs w:val="24"/>
        </w:rPr>
        <w:t xml:space="preserve"> The programming code used for the operation of the controller can be found in the appendix.</w:t>
      </w:r>
    </w:p>
    <w:p w:rsidRPr="00C714B0" w:rsidR="00757FD5" w:rsidP="00C714B0" w:rsidRDefault="00C714B0" w14:paraId="4CD06A51" w14:textId="731310F3">
      <w:pPr>
        <w:jc w:val="center"/>
        <w:rPr>
          <w:rFonts w:ascii="Cambria" w:hAnsi="Cambria" w:eastAsia="Cambria" w:cs="Cambria"/>
          <w:sz w:val="28"/>
          <w:szCs w:val="28"/>
        </w:rPr>
      </w:pPr>
      <w:r>
        <w:rPr>
          <w:noProof/>
          <w:lang w:val="en-US"/>
        </w:rPr>
        <w:drawing>
          <wp:inline distT="0" distB="0" distL="0" distR="0" wp14:anchorId="55707623" wp14:editId="56DAD5DC">
            <wp:extent cx="3131584" cy="2420453"/>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42418" cy="2428827"/>
                    </a:xfrm>
                    <a:prstGeom prst="rect">
                      <a:avLst/>
                    </a:prstGeom>
                  </pic:spPr>
                </pic:pic>
              </a:graphicData>
            </a:graphic>
          </wp:inline>
        </w:drawing>
      </w:r>
    </w:p>
    <w:p w:rsidR="00757FD5" w:rsidP="1D91FF77" w:rsidRDefault="00757FD5" w14:paraId="728B8482" w14:textId="4CE01731" w14:noSpellErr="1">
      <w:pPr>
        <w:jc w:val="center"/>
        <w:rPr>
          <w:rFonts w:ascii="Cambria" w:hAnsi="Cambria" w:eastAsia="Cambria" w:cs="Cambria"/>
          <w:i w:val="1"/>
          <w:iCs w:val="1"/>
        </w:rPr>
      </w:pPr>
      <w:r w:rsidRPr="1D91FF77" w:rsidR="1D91FF77">
        <w:rPr>
          <w:rFonts w:ascii="Cambria" w:hAnsi="Cambria" w:eastAsia="Cambria" w:cs="Cambria"/>
          <w:i w:val="1"/>
          <w:iCs w:val="1"/>
        </w:rPr>
        <w:t xml:space="preserve">Figure </w:t>
      </w:r>
      <w:r w:rsidRPr="1D91FF77" w:rsidR="1D91FF77">
        <w:rPr>
          <w:rFonts w:ascii="Cambria" w:hAnsi="Cambria" w:eastAsia="Cambria" w:cs="Cambria"/>
          <w:i w:val="1"/>
          <w:iCs w:val="1"/>
        </w:rPr>
        <w:t>3</w:t>
      </w:r>
      <w:r w:rsidRPr="1D91FF77" w:rsidR="1D91FF77">
        <w:rPr>
          <w:rFonts w:ascii="Cambria" w:hAnsi="Cambria" w:eastAsia="Cambria" w:cs="Cambria"/>
          <w:i w:val="1"/>
          <w:iCs w:val="1"/>
        </w:rPr>
        <w:t>:</w:t>
      </w:r>
      <w:r w:rsidRPr="1D91FF77" w:rsidR="1D91FF77">
        <w:rPr>
          <w:rFonts w:ascii="Cambria" w:hAnsi="Cambria" w:eastAsia="Cambria" w:cs="Cambria"/>
          <w:i w:val="1"/>
          <w:iCs w:val="1"/>
        </w:rPr>
        <w:t xml:space="preserve"> Completed assembly</w:t>
      </w:r>
    </w:p>
    <w:p w:rsidR="00F82B06" w:rsidRDefault="00F82B06" w14:paraId="585F3672" w14:textId="77777777">
      <w:pPr>
        <w:rPr>
          <w:rFonts w:ascii="Cambria" w:hAnsi="Cambria" w:eastAsia="Cambria" w:cs="Cambria"/>
          <w:sz w:val="24"/>
          <w:szCs w:val="24"/>
        </w:rPr>
      </w:pPr>
      <w:r>
        <w:rPr>
          <w:rFonts w:ascii="Cambria" w:hAnsi="Cambria" w:eastAsia="Cambria" w:cs="Cambria"/>
          <w:sz w:val="24"/>
          <w:szCs w:val="24"/>
        </w:rPr>
        <w:br w:type="page"/>
      </w:r>
    </w:p>
    <w:p w:rsidR="00F82B06" w:rsidP="1D91FF77" w:rsidRDefault="00F82B06" w14:paraId="1118BEA8" w14:textId="41A93668" w14:noSpellErr="1">
      <w:pPr>
        <w:spacing w:after="60"/>
        <w:jc w:val="center"/>
        <w:rPr>
          <w:rFonts w:ascii="Century" w:hAnsi="Century" w:eastAsia="Century" w:cs="Century"/>
          <w:sz w:val="40"/>
          <w:szCs w:val="40"/>
        </w:rPr>
      </w:pPr>
      <w:r w:rsidRPr="1D91FF77" w:rsidR="1D91FF77">
        <w:rPr>
          <w:rFonts w:ascii="Century" w:hAnsi="Century" w:eastAsia="Century" w:cs="Century"/>
          <w:sz w:val="40"/>
          <w:szCs w:val="40"/>
        </w:rPr>
        <w:t>A</w:t>
      </w:r>
      <w:r w:rsidRPr="1D91FF77" w:rsidR="1D91FF77">
        <w:rPr>
          <w:rFonts w:ascii="Century" w:hAnsi="Century" w:eastAsia="Century" w:cs="Century"/>
          <w:sz w:val="32"/>
          <w:szCs w:val="32"/>
        </w:rPr>
        <w:t>NALYSIS</w:t>
      </w:r>
      <w:r w:rsidRPr="1D91FF77" w:rsidR="1D91FF77">
        <w:rPr>
          <w:rFonts w:ascii="Century" w:hAnsi="Century" w:eastAsia="Century" w:cs="Century"/>
          <w:sz w:val="40"/>
          <w:szCs w:val="40"/>
        </w:rPr>
        <w:t xml:space="preserve"> </w:t>
      </w:r>
      <w:r w:rsidRPr="1D91FF77" w:rsidR="1D91FF77">
        <w:rPr>
          <w:rFonts w:ascii="Century" w:hAnsi="Century" w:eastAsia="Century" w:cs="Century"/>
          <w:sz w:val="40"/>
          <w:szCs w:val="40"/>
        </w:rPr>
        <w:t>A</w:t>
      </w:r>
      <w:r w:rsidRPr="1D91FF77" w:rsidR="1D91FF77">
        <w:rPr>
          <w:rFonts w:ascii="Century" w:hAnsi="Century" w:eastAsia="Century" w:cs="Century"/>
          <w:sz w:val="32"/>
          <w:szCs w:val="32"/>
        </w:rPr>
        <w:t>ND</w:t>
      </w:r>
      <w:r w:rsidRPr="1D91FF77" w:rsidR="1D91FF77">
        <w:rPr>
          <w:rFonts w:ascii="Century" w:hAnsi="Century" w:eastAsia="Century" w:cs="Century"/>
          <w:sz w:val="40"/>
          <w:szCs w:val="40"/>
        </w:rPr>
        <w:t xml:space="preserve"> O</w:t>
      </w:r>
      <w:r w:rsidRPr="1D91FF77" w:rsidR="1D91FF77">
        <w:rPr>
          <w:rFonts w:ascii="Century" w:hAnsi="Century" w:eastAsia="Century" w:cs="Century"/>
          <w:sz w:val="32"/>
          <w:szCs w:val="32"/>
        </w:rPr>
        <w:t>PTIMIZATION</w:t>
      </w:r>
    </w:p>
    <w:p w:rsidRPr="00584C88" w:rsidR="00F82B06" w:rsidP="00F82B06" w:rsidRDefault="00F82B06" w14:paraId="7D56DD4A" w14:textId="77777777">
      <w:pPr>
        <w:spacing w:after="60"/>
        <w:jc w:val="center"/>
        <w:rPr>
          <w:rFonts w:ascii="Century" w:hAnsi="Century" w:eastAsia="Century" w:cs="Century"/>
          <w:sz w:val="40"/>
          <w:szCs w:val="40"/>
        </w:rPr>
      </w:pPr>
    </w:p>
    <w:p w:rsidRPr="009D41C5" w:rsidR="00F82B06" w:rsidP="00F82B06" w:rsidRDefault="00AA2953" w14:paraId="08744ACF" w14:textId="77777777">
      <w:pPr>
        <w:jc w:val="both"/>
        <w:rPr>
          <w:rFonts w:eastAsiaTheme="minorEastAsia"/>
          <w:noProof/>
          <w:lang w:val="en-US"/>
        </w:rPr>
      </w:pPr>
      <m:oMath>
        <m:sSub>
          <m:sSubPr>
            <m:ctrlPr>
              <w:rPr>
                <w:rFonts w:ascii="Cambria Math" w:hAnsi="Cambria Math" w:eastAsiaTheme="minorEastAsia"/>
                <w:i/>
              </w:rPr>
            </m:ctrlPr>
          </m:sSubPr>
          <m:e>
            <m:r>
              <w:rPr>
                <w:rFonts w:ascii="Cambria Math" w:hAnsi="Cambria Math" w:eastAsiaTheme="minorEastAsia"/>
              </w:rPr>
              <m:t>F</m:t>
            </m:r>
          </m:e>
          <m:sub>
            <m:r>
              <w:rPr>
                <w:rFonts w:ascii="Cambria Math" w:hAnsi="Cambria Math" w:eastAsiaTheme="minorEastAsia"/>
              </w:rPr>
              <m:t>rack</m:t>
            </m:r>
          </m:sub>
        </m:sSub>
        <m:r>
          <w:rPr>
            <w:rFonts w:ascii="Cambria Math" w:hAnsi="Cambria Math" w:eastAsiaTheme="minorEastAsia"/>
          </w:rPr>
          <m:t xml:space="preserve">= </m:t>
        </m:r>
        <m:sSub>
          <m:sSubPr>
            <m:ctrlPr>
              <w:rPr>
                <w:rFonts w:ascii="Cambria Math" w:hAnsi="Cambria Math" w:eastAsiaTheme="minorEastAsia"/>
                <w:i/>
              </w:rPr>
            </m:ctrlPr>
          </m:sSubPr>
          <m:e>
            <m:r>
              <w:rPr>
                <w:rFonts w:ascii="Cambria Math" w:hAnsi="Cambria Math" w:eastAsiaTheme="minorEastAsia"/>
              </w:rPr>
              <m:t>m</m:t>
            </m:r>
          </m:e>
          <m:sub>
            <m:r>
              <w:rPr>
                <w:rFonts w:ascii="Cambria Math" w:hAnsi="Cambria Math" w:eastAsiaTheme="minorEastAsia"/>
              </w:rPr>
              <m:t>rack</m:t>
            </m:r>
          </m:sub>
        </m:sSub>
        <m:r>
          <w:rPr>
            <w:rFonts w:ascii="Cambria Math" w:hAnsi="Cambria Math" w:eastAsiaTheme="minorEastAsia"/>
          </w:rPr>
          <m:t>*g</m:t>
        </m:r>
      </m:oMath>
      <w:r w:rsidRPr="00C2195C" w:rsidR="00F82B06">
        <w:rPr>
          <w:rFonts w:eastAsiaTheme="minorEastAsia"/>
        </w:rPr>
        <w:tab/>
      </w:r>
      <w:r w:rsidRPr="00C2195C" w:rsidR="00F82B06">
        <w:rPr>
          <w:rFonts w:eastAsiaTheme="minorEastAsia"/>
        </w:rPr>
        <w:tab/>
      </w:r>
      <m:oMath>
        <m:r>
          <w:rPr>
            <w:rFonts w:ascii="Cambria Math" w:hAnsi="Cambria Math" w:eastAsia="Cambria" w:cs="Cambria"/>
          </w:rPr>
          <m:t>+↓</m:t>
        </m:r>
        <m:r>
          <m:rPr>
            <m:sty m:val="p"/>
          </m:rPr>
          <w:rPr>
            <w:rFonts w:ascii="Cambria Math" w:hAnsi="Cambria Math" w:eastAsia="Cambria" w:cs="Cambria"/>
          </w:rPr>
          <m:t>Σ</m:t>
        </m:r>
        <m:sSub>
          <m:sSubPr>
            <m:ctrlPr>
              <w:rPr>
                <w:rFonts w:ascii="Cambria Math" w:hAnsi="Cambria Math" w:eastAsia="Cambria" w:cs="Cambria"/>
                <w:i/>
              </w:rPr>
            </m:ctrlPr>
          </m:sSubPr>
          <m:e>
            <m:r>
              <w:rPr>
                <w:rFonts w:ascii="Cambria Math" w:hAnsi="Cambria Math" w:eastAsia="Cambria" w:cs="Cambria"/>
              </w:rPr>
              <m:t>F</m:t>
            </m:r>
          </m:e>
          <m:sub>
            <m:r>
              <w:rPr>
                <w:rFonts w:ascii="Cambria Math" w:hAnsi="Cambria Math" w:eastAsia="Cambria" w:cs="Cambria"/>
              </w:rPr>
              <m:t>y</m:t>
            </m:r>
          </m:sub>
        </m:sSub>
        <m:r>
          <w:rPr>
            <w:rFonts w:ascii="Cambria Math" w:hAnsi="Cambria Math" w:eastAsia="Cambria" w:cs="Cambria"/>
          </w:rPr>
          <m:t>=0=</m:t>
        </m:r>
        <m:sSub>
          <m:sSubPr>
            <m:ctrlPr>
              <w:rPr>
                <w:rFonts w:ascii="Cambria Math" w:hAnsi="Cambria Math" w:eastAsia="Cambria" w:cs="Cambria"/>
                <w:i/>
              </w:rPr>
            </m:ctrlPr>
          </m:sSubPr>
          <m:e>
            <m:r>
              <w:rPr>
                <w:rFonts w:ascii="Cambria Math" w:hAnsi="Cambria Math" w:eastAsia="Cambria" w:cs="Cambria"/>
              </w:rPr>
              <m:t>F</m:t>
            </m:r>
          </m:e>
          <m:sub>
            <m:r>
              <w:rPr>
                <w:rFonts w:ascii="Cambria Math" w:hAnsi="Cambria Math" w:eastAsia="Cambria" w:cs="Cambria"/>
              </w:rPr>
              <m:t>rack</m:t>
            </m:r>
          </m:sub>
        </m:sSub>
        <m:r>
          <w:rPr>
            <w:rFonts w:ascii="Cambria Math" w:hAnsi="Cambria Math" w:eastAsia="Cambria" w:cs="Cambria"/>
          </w:rPr>
          <m:t xml:space="preserve">- </m:t>
        </m:r>
        <m:sSub>
          <m:sSubPr>
            <m:ctrlPr>
              <w:rPr>
                <w:rFonts w:ascii="Cambria Math" w:hAnsi="Cambria Math" w:eastAsia="Cambria" w:cs="Cambria"/>
                <w:i/>
              </w:rPr>
            </m:ctrlPr>
          </m:sSubPr>
          <m:e>
            <m:r>
              <w:rPr>
                <w:rFonts w:ascii="Cambria Math" w:hAnsi="Cambria Math" w:eastAsia="Cambria" w:cs="Cambria"/>
              </w:rPr>
              <m:t>F</m:t>
            </m:r>
          </m:e>
          <m:sub>
            <m:r>
              <w:rPr>
                <w:rFonts w:ascii="Cambria Math" w:hAnsi="Cambria Math" w:eastAsia="Cambria" w:cs="Cambria"/>
              </w:rPr>
              <m:t>R</m:t>
            </m:r>
          </m:sub>
        </m:sSub>
      </m:oMath>
      <w:r w:rsidR="00F82B06">
        <w:rPr>
          <w:rFonts w:eastAsiaTheme="minorEastAsia"/>
        </w:rPr>
        <w:tab/>
      </w:r>
      <m:oMath>
        <m:r>
          <m:rPr>
            <m:sty m:val="p"/>
          </m:rPr>
          <w:rPr>
            <w:rFonts w:ascii="Cambria Math" w:hAnsi="Cambria Math"/>
            <w:noProof/>
            <w:lang w:val="en-US"/>
          </w:rPr>
          <m:t>Σ</m:t>
        </m:r>
        <m:sSub>
          <m:sSubPr>
            <m:ctrlPr>
              <w:rPr>
                <w:rFonts w:ascii="Cambria Math" w:hAnsi="Cambria Math"/>
                <w:i/>
                <w:noProof/>
                <w:lang w:val="en-US"/>
              </w:rPr>
            </m:ctrlPr>
          </m:sSubPr>
          <m:e>
            <m:r>
              <w:rPr>
                <w:rFonts w:ascii="Cambria Math" w:hAnsi="Cambria Math"/>
                <w:noProof/>
                <w:lang w:val="en-US"/>
              </w:rPr>
              <m:t>M</m:t>
            </m:r>
          </m:e>
          <m:sub>
            <m:r>
              <w:rPr>
                <w:rFonts w:ascii="Cambria Math" w:hAnsi="Cambria Math"/>
                <w:noProof/>
                <w:lang w:val="en-US"/>
              </w:rPr>
              <m:t>z</m:t>
            </m:r>
          </m:sub>
        </m:sSub>
        <m:r>
          <w:rPr>
            <w:rFonts w:ascii="Cambria Math" w:hAnsi="Cambria Math"/>
            <w:noProof/>
            <w:lang w:val="en-US"/>
          </w:rPr>
          <m:t>=F*l</m:t>
        </m:r>
      </m:oMath>
    </w:p>
    <w:p w:rsidRPr="009D41C5" w:rsidR="00F82B06" w:rsidP="00F82B06" w:rsidRDefault="00AA2953" w14:paraId="7066A277" w14:textId="77777777">
      <w:pPr>
        <w:jc w:val="both"/>
        <w:rPr>
          <w:rFonts w:eastAsiaTheme="minorEastAsia"/>
          <w:noProof/>
          <w:lang w:val="en-US"/>
        </w:rPr>
      </w:pPr>
      <m:oMath>
        <m:sSub>
          <m:sSubPr>
            <m:ctrlPr>
              <w:rPr>
                <w:rFonts w:ascii="Cambria Math" w:hAnsi="Cambria Math" w:eastAsiaTheme="minorEastAsia"/>
                <w:i/>
              </w:rPr>
            </m:ctrlPr>
          </m:sSubPr>
          <m:e>
            <m:r>
              <w:rPr>
                <w:rFonts w:ascii="Cambria Math" w:hAnsi="Cambria Math" w:eastAsiaTheme="minorEastAsia"/>
              </w:rPr>
              <m:t>F</m:t>
            </m:r>
          </m:e>
          <m:sub>
            <m:r>
              <w:rPr>
                <w:rFonts w:ascii="Cambria Math" w:hAnsi="Cambria Math" w:eastAsiaTheme="minorEastAsia"/>
              </w:rPr>
              <m:t>rack</m:t>
            </m:r>
          </m:sub>
        </m:sSub>
        <m:r>
          <w:rPr>
            <w:rFonts w:ascii="Cambria Math" w:hAnsi="Cambria Math" w:eastAsiaTheme="minorEastAsia"/>
          </w:rPr>
          <m:t>=</m:t>
        </m:r>
        <m:d>
          <m:dPr>
            <m:ctrlPr>
              <w:rPr>
                <w:rFonts w:ascii="Cambria Math" w:hAnsi="Cambria Math" w:eastAsiaTheme="minorEastAsia"/>
                <w:i/>
              </w:rPr>
            </m:ctrlPr>
          </m:dPr>
          <m:e>
            <m:r>
              <w:rPr>
                <w:rFonts w:ascii="Cambria Math" w:hAnsi="Cambria Math" w:eastAsiaTheme="minorEastAsia"/>
              </w:rPr>
              <m:t>0.168kg</m:t>
            </m:r>
          </m:e>
        </m:d>
        <m:d>
          <m:dPr>
            <m:ctrlPr>
              <w:rPr>
                <w:rFonts w:ascii="Cambria Math" w:hAnsi="Cambria Math" w:eastAsiaTheme="minorEastAsia"/>
                <w:i/>
              </w:rPr>
            </m:ctrlPr>
          </m:dPr>
          <m:e>
            <m:r>
              <w:rPr>
                <w:rFonts w:ascii="Cambria Math" w:hAnsi="Cambria Math" w:eastAsiaTheme="minorEastAsia"/>
              </w:rPr>
              <m:t>9.81</m:t>
            </m:r>
            <m:f>
              <m:fPr>
                <m:ctrlPr>
                  <w:rPr>
                    <w:rFonts w:ascii="Cambria Math" w:hAnsi="Cambria Math" w:eastAsiaTheme="minorEastAsia"/>
                    <w:i/>
                  </w:rPr>
                </m:ctrlPr>
              </m:fPr>
              <m:num>
                <m:r>
                  <w:rPr>
                    <w:rFonts w:ascii="Cambria Math" w:hAnsi="Cambria Math" w:eastAsiaTheme="minorEastAsia"/>
                  </w:rPr>
                  <m:t>m</m:t>
                </m:r>
              </m:num>
              <m:den>
                <m:sSup>
                  <m:sSupPr>
                    <m:ctrlPr>
                      <w:rPr>
                        <w:rFonts w:ascii="Cambria Math" w:hAnsi="Cambria Math" w:eastAsiaTheme="minorEastAsia"/>
                        <w:i/>
                      </w:rPr>
                    </m:ctrlPr>
                  </m:sSupPr>
                  <m:e>
                    <m:r>
                      <w:rPr>
                        <w:rFonts w:ascii="Cambria Math" w:hAnsi="Cambria Math" w:eastAsiaTheme="minorEastAsia"/>
                      </w:rPr>
                      <m:t>s</m:t>
                    </m:r>
                  </m:e>
                  <m:sup>
                    <m:r>
                      <w:rPr>
                        <w:rFonts w:ascii="Cambria Math" w:hAnsi="Cambria Math" w:eastAsiaTheme="minorEastAsia"/>
                      </w:rPr>
                      <m:t>2</m:t>
                    </m:r>
                  </m:sup>
                </m:sSup>
              </m:den>
            </m:f>
          </m:e>
        </m:d>
      </m:oMath>
      <w:r w:rsidR="00F82B06">
        <w:t xml:space="preserve">      </w:t>
      </w:r>
      <m:oMath>
        <m:sSub>
          <m:sSubPr>
            <m:ctrlPr>
              <w:rPr>
                <w:rFonts w:ascii="Cambria Math" w:hAnsi="Cambria Math" w:eastAsiaTheme="minorEastAsia"/>
                <w:i/>
              </w:rPr>
            </m:ctrlPr>
          </m:sSubPr>
          <m:e>
            <m:r>
              <w:rPr>
                <w:rFonts w:ascii="Cambria Math" w:hAnsi="Cambria Math" w:eastAsiaTheme="minorEastAsia"/>
              </w:rPr>
              <m:t>F</m:t>
            </m:r>
          </m:e>
          <m:sub>
            <m:r>
              <w:rPr>
                <w:rFonts w:ascii="Cambria Math" w:hAnsi="Cambria Math" w:eastAsiaTheme="minorEastAsia"/>
              </w:rPr>
              <m:t>R</m:t>
            </m:r>
          </m:sub>
        </m:sSub>
        <m:r>
          <w:rPr>
            <w:rFonts w:ascii="Cambria Math" w:hAnsi="Cambria Math" w:eastAsiaTheme="minorEastAsia"/>
          </w:rPr>
          <m:t>=1.648N</m:t>
        </m:r>
      </m:oMath>
      <w:r w:rsidR="00F82B06">
        <w:rPr>
          <w:rFonts w:eastAsiaTheme="minorEastAsia"/>
        </w:rPr>
        <w:tab/>
      </w:r>
      <w:r w:rsidR="00F82B06">
        <w:rPr>
          <w:rFonts w:eastAsiaTheme="minorEastAsia"/>
        </w:rPr>
        <w:tab/>
      </w:r>
      <w:r w:rsidR="00F82B06">
        <w:rPr>
          <w:rFonts w:eastAsiaTheme="minorEastAsia"/>
        </w:rPr>
        <w:tab/>
      </w:r>
      <m:oMath>
        <m:r>
          <m:rPr>
            <m:sty m:val="p"/>
          </m:rPr>
          <w:rPr>
            <w:rFonts w:ascii="Cambria Math" w:hAnsi="Cambria Math"/>
            <w:noProof/>
            <w:lang w:val="en-US"/>
          </w:rPr>
          <m:t>Σ</m:t>
        </m:r>
        <m:sSub>
          <m:sSubPr>
            <m:ctrlPr>
              <w:rPr>
                <w:rFonts w:ascii="Cambria Math" w:hAnsi="Cambria Math"/>
                <w:i/>
                <w:noProof/>
                <w:lang w:val="en-US"/>
              </w:rPr>
            </m:ctrlPr>
          </m:sSubPr>
          <m:e>
            <m:r>
              <w:rPr>
                <w:rFonts w:ascii="Cambria Math" w:hAnsi="Cambria Math"/>
                <w:noProof/>
                <w:lang w:val="en-US"/>
              </w:rPr>
              <m:t>M</m:t>
            </m:r>
          </m:e>
          <m:sub>
            <m:r>
              <w:rPr>
                <w:rFonts w:ascii="Cambria Math" w:hAnsi="Cambria Math"/>
                <w:noProof/>
                <w:lang w:val="en-US"/>
              </w:rPr>
              <m:t>z</m:t>
            </m:r>
          </m:sub>
        </m:sSub>
        <m:r>
          <w:rPr>
            <w:rFonts w:ascii="Cambria Math" w:hAnsi="Cambria Math" w:eastAsiaTheme="minorEastAsia"/>
            <w:noProof/>
            <w:lang w:val="en-US"/>
          </w:rPr>
          <m:t>=</m:t>
        </m:r>
        <m:d>
          <m:dPr>
            <m:ctrlPr>
              <w:rPr>
                <w:rFonts w:ascii="Cambria Math" w:hAnsi="Cambria Math" w:eastAsiaTheme="minorEastAsia"/>
                <w:i/>
                <w:noProof/>
                <w:lang w:val="en-US"/>
              </w:rPr>
            </m:ctrlPr>
          </m:dPr>
          <m:e>
            <m:r>
              <w:rPr>
                <w:rFonts w:ascii="Cambria Math" w:hAnsi="Cambria Math" w:eastAsiaTheme="minorEastAsia"/>
                <w:noProof/>
                <w:lang w:val="en-US"/>
              </w:rPr>
              <m:t>1.648N</m:t>
            </m:r>
          </m:e>
        </m:d>
        <m:d>
          <m:dPr>
            <m:ctrlPr>
              <w:rPr>
                <w:rFonts w:ascii="Cambria Math" w:hAnsi="Cambria Math" w:eastAsiaTheme="minorEastAsia"/>
                <w:i/>
                <w:noProof/>
                <w:lang w:val="en-US"/>
              </w:rPr>
            </m:ctrlPr>
          </m:dPr>
          <m:e>
            <m:r>
              <w:rPr>
                <w:rFonts w:ascii="Cambria Math" w:hAnsi="Cambria Math" w:eastAsiaTheme="minorEastAsia"/>
                <w:noProof/>
                <w:lang w:val="en-US"/>
              </w:rPr>
              <m:t>0.135m</m:t>
            </m:r>
          </m:e>
        </m:d>
      </m:oMath>
    </w:p>
    <w:p w:rsidRPr="009D41C5" w:rsidR="00F82B06" w:rsidP="00F82B06" w:rsidRDefault="00AA2953" w14:paraId="2C73A312" w14:textId="77777777">
      <w:pPr>
        <w:jc w:val="both"/>
        <w:rPr>
          <w:rFonts w:eastAsiaTheme="minorEastAsia"/>
          <w:noProof/>
          <w:lang w:val="en-US"/>
        </w:rPr>
      </w:pPr>
      <m:oMath>
        <m:sSub>
          <m:sSubPr>
            <m:ctrlPr>
              <w:rPr>
                <w:rFonts w:ascii="Cambria Math" w:hAnsi="Cambria Math"/>
                <w:i/>
              </w:rPr>
            </m:ctrlPr>
          </m:sSubPr>
          <m:e>
            <m:r>
              <w:rPr>
                <w:rFonts w:ascii="Cambria Math" w:hAnsi="Cambria Math"/>
              </w:rPr>
              <m:t>F</m:t>
            </m:r>
          </m:e>
          <m:sub>
            <m:r>
              <w:rPr>
                <w:rFonts w:ascii="Cambria Math" w:hAnsi="Cambria Math"/>
              </w:rPr>
              <m:t>rack</m:t>
            </m:r>
          </m:sub>
        </m:sSub>
        <m:r>
          <w:rPr>
            <w:rFonts w:ascii="Cambria Math" w:hAnsi="Cambria Math" w:eastAsiaTheme="minorEastAsia"/>
          </w:rPr>
          <m:t>=</m:t>
        </m:r>
        <m:r>
          <w:rPr>
            <w:rFonts w:ascii="Cambria Math" w:hAnsi="Cambria Math" w:eastAsiaTheme="minorEastAsia"/>
            <w:noProof/>
          </w:rPr>
          <m:t>1.648N</m:t>
        </m:r>
      </m:oMath>
      <w:r w:rsidR="00F82B06">
        <w:rPr>
          <w:rFonts w:eastAsiaTheme="minorEastAsia"/>
          <w:noProof/>
        </w:rPr>
        <w:t xml:space="preserve"> </w:t>
      </w:r>
      <w:r w:rsidR="00F82B06">
        <w:rPr>
          <w:rFonts w:eastAsiaTheme="minorEastAsia"/>
          <w:noProof/>
        </w:rPr>
        <w:tab/>
      </w:r>
      <w:r w:rsidR="00F82B06">
        <w:rPr>
          <w:rFonts w:eastAsiaTheme="minorEastAsia"/>
          <w:noProof/>
        </w:rPr>
        <w:tab/>
      </w:r>
      <w:r w:rsidR="00F82B06">
        <w:rPr>
          <w:rFonts w:eastAsiaTheme="minorEastAsia"/>
          <w:noProof/>
        </w:rPr>
        <w:tab/>
      </w:r>
      <w:r w:rsidR="00F82B06">
        <w:rPr>
          <w:rFonts w:eastAsiaTheme="minorEastAsia"/>
          <w:noProof/>
        </w:rPr>
        <w:tab/>
      </w:r>
      <w:r w:rsidR="00F82B06">
        <w:rPr>
          <w:rFonts w:eastAsiaTheme="minorEastAsia"/>
          <w:noProof/>
        </w:rPr>
        <w:tab/>
      </w:r>
      <w:r w:rsidR="00F82B06">
        <w:rPr>
          <w:rFonts w:eastAsiaTheme="minorEastAsia"/>
          <w:noProof/>
        </w:rPr>
        <w:tab/>
      </w:r>
      <m:oMath>
        <m:r>
          <m:rPr>
            <m:sty m:val="p"/>
          </m:rPr>
          <w:rPr>
            <w:rFonts w:ascii="Cambria Math" w:hAnsi="Cambria Math" w:eastAsiaTheme="minorEastAsia"/>
            <w:noProof/>
            <w:lang w:val="en-US"/>
          </w:rPr>
          <m:t>Σ</m:t>
        </m:r>
        <m:sSub>
          <m:sSubPr>
            <m:ctrlPr>
              <w:rPr>
                <w:rFonts w:ascii="Cambria Math" w:hAnsi="Cambria Math" w:eastAsiaTheme="minorEastAsia"/>
                <w:i/>
                <w:noProof/>
                <w:lang w:val="en-US"/>
              </w:rPr>
            </m:ctrlPr>
          </m:sSubPr>
          <m:e>
            <m:r>
              <w:rPr>
                <w:rFonts w:ascii="Cambria Math" w:hAnsi="Cambria Math" w:eastAsiaTheme="minorEastAsia"/>
                <w:noProof/>
                <w:lang w:val="en-US"/>
              </w:rPr>
              <m:t>M</m:t>
            </m:r>
          </m:e>
          <m:sub>
            <m:r>
              <w:rPr>
                <w:rFonts w:ascii="Cambria Math" w:hAnsi="Cambria Math" w:eastAsiaTheme="minorEastAsia"/>
                <w:noProof/>
                <w:lang w:val="en-US"/>
              </w:rPr>
              <m:t>z</m:t>
            </m:r>
          </m:sub>
        </m:sSub>
        <m:r>
          <w:rPr>
            <w:rFonts w:ascii="Cambria Math" w:hAnsi="Cambria Math" w:eastAsiaTheme="minorEastAsia"/>
            <w:noProof/>
            <w:lang w:val="en-US"/>
          </w:rPr>
          <m:t>=0.222N∙m</m:t>
        </m:r>
      </m:oMath>
    </w:p>
    <w:p w:rsidRPr="009D41C5" w:rsidR="00F82B06" w:rsidP="00F82B06" w:rsidRDefault="00F82B06" w14:paraId="6B43BC7B" w14:textId="77777777">
      <w:pPr>
        <w:jc w:val="both"/>
        <w:rPr>
          <w:rFonts w:eastAsiaTheme="minorEastAsia"/>
          <w:noProof/>
          <w:sz w:val="20"/>
          <w:szCs w:val="20"/>
          <w:lang w:val="en-US"/>
        </w:rPr>
      </w:pPr>
      <w:r>
        <w:rPr>
          <w:rFonts w:eastAsiaTheme="minorEastAsia"/>
          <w:noProof/>
          <w:lang w:val="en-US"/>
        </w:rPr>
        <mc:AlternateContent>
          <mc:Choice Requires="wps">
            <w:drawing>
              <wp:anchor distT="0" distB="0" distL="114300" distR="114300" simplePos="0" relativeHeight="251658240" behindDoc="1" locked="0" layoutInCell="1" allowOverlap="1" wp14:anchorId="356A4E99" wp14:editId="4A560C69">
                <wp:simplePos x="0" y="0"/>
                <wp:positionH relativeFrom="column">
                  <wp:posOffset>-62865</wp:posOffset>
                </wp:positionH>
                <wp:positionV relativeFrom="paragraph">
                  <wp:posOffset>-1055606</wp:posOffset>
                </wp:positionV>
                <wp:extent cx="5943600" cy="1257300"/>
                <wp:effectExtent l="0" t="0" r="25400" b="38100"/>
                <wp:wrapNone/>
                <wp:docPr id="11" name="Rectangle 11"/>
                <wp:cNvGraphicFramePr/>
                <a:graphic xmlns:a="http://schemas.openxmlformats.org/drawingml/2006/main">
                  <a:graphicData uri="http://schemas.microsoft.com/office/word/2010/wordprocessingShape">
                    <wps:wsp>
                      <wps:cNvSpPr/>
                      <wps:spPr>
                        <a:xfrm>
                          <a:off x="0" y="0"/>
                          <a:ext cx="5943600" cy="12573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w14:anchorId="528E654C">
              <v:rect id="Rectangle 11" style="position:absolute;margin-left:-4.95pt;margin-top:-83.05pt;width:468pt;height:99pt;z-index:-25165824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black [3213]" strokeweight="1pt" w14:anchorId="302B8C3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"/>
            </w:pict>
          </mc:Fallback>
        </mc:AlternateContent>
      </w:r>
      <w:r>
        <w:rPr>
          <w:rFonts w:eastAsiaTheme="minorEastAsia"/>
          <w:noProof/>
        </w:rPr>
        <w:tab/>
      </w:r>
      <w:r>
        <w:rPr>
          <w:rFonts w:eastAsiaTheme="minorEastAsia"/>
          <w:noProof/>
        </w:rPr>
        <w:tab/>
      </w:r>
      <w:r>
        <w:rPr>
          <w:rFonts w:eastAsiaTheme="minorEastAsia"/>
          <w:noProof/>
        </w:rPr>
        <w:tab/>
      </w:r>
      <w:r>
        <w:rPr>
          <w:rFonts w:eastAsiaTheme="minorEastAsia"/>
          <w:noProof/>
        </w:rPr>
        <w:tab/>
      </w:r>
      <w:r>
        <w:rPr>
          <w:rFonts w:eastAsiaTheme="minorEastAsia"/>
          <w:noProof/>
        </w:rPr>
        <w:tab/>
      </w:r>
      <w:r>
        <w:rPr>
          <w:rFonts w:eastAsiaTheme="minorEastAsia"/>
          <w:noProof/>
        </w:rPr>
        <w:tab/>
      </w:r>
      <w:r>
        <w:rPr>
          <w:rFonts w:eastAsiaTheme="minorEastAsia"/>
          <w:noProof/>
        </w:rPr>
        <w:tab/>
      </w:r>
      <w:r>
        <w:rPr>
          <w:rFonts w:eastAsiaTheme="minorEastAsia"/>
          <w:noProof/>
        </w:rPr>
        <w:tab/>
      </w:r>
      <m:oMath>
        <m:r>
          <w:rPr>
            <w:rFonts w:ascii="Cambria Math" w:hAnsi="Cambria Math" w:eastAsiaTheme="minorEastAsia"/>
            <w:noProof/>
            <w:sz w:val="20"/>
            <w:szCs w:val="20"/>
            <w:lang w:val="en-US"/>
          </w:rPr>
          <m:t>↪0.111N∙m  for single support</m:t>
        </m:r>
      </m:oMath>
    </w:p>
    <w:p w:rsidRPr="00B2496C" w:rsidR="00F82B06" w:rsidP="1D91FF77" w:rsidRDefault="001C166C" w14:paraId="20A2BDCF" w14:textId="00607E8D" w14:noSpellErr="1">
      <w:pPr>
        <w:jc w:val="both"/>
        <w:rPr>
          <w:rFonts w:ascii="Cambria," w:hAnsi="Cambria," w:eastAsia="Cambria," w:cs="Cambria,"/>
          <w:i w:val="1"/>
          <w:iCs w:val="1"/>
          <w:lang w:val="en-US"/>
        </w:rPr>
      </w:pPr>
      <w:r w:rsidRPr="1D91FF77" w:rsidR="1D91FF77">
        <w:rPr>
          <w:rFonts w:ascii="Cambria" w:hAnsi="Cambria" w:eastAsia="Cambria" w:cs="Cambria"/>
          <w:i w:val="1"/>
          <w:iCs w:val="1"/>
          <w:lang w:val="en-US"/>
        </w:rPr>
        <w:t>Figure 4</w:t>
      </w:r>
      <w:r w:rsidRPr="1D91FF77" w:rsidR="1D91FF77">
        <w:rPr>
          <w:rFonts w:ascii="Cambria" w:hAnsi="Cambria" w:eastAsia="Cambria" w:cs="Cambria"/>
          <w:i w:val="1"/>
          <w:iCs w:val="1"/>
          <w:lang w:val="en-US"/>
        </w:rPr>
        <w:t>: Determining the bending moment about the upper support beam</w:t>
      </w:r>
    </w:p>
    <w:p w:rsidR="00F82B06" w:rsidP="00F82B06" w:rsidRDefault="00F82B06" w14:paraId="1E58833F" w14:textId="77777777">
      <w:pPr>
        <w:jc w:val="both"/>
        <w:rPr>
          <w:rFonts w:eastAsiaTheme="minorEastAsia"/>
          <w:noProof/>
          <w:lang w:val="en-US"/>
        </w:rPr>
      </w:pPr>
      <w:r>
        <w:rPr>
          <w:rFonts w:eastAsiaTheme="minorEastAsia"/>
          <w:noProof/>
          <w:lang w:val="en-US"/>
        </w:rPr>
        <mc:AlternateContent>
          <mc:Choice Requires="wps">
            <w:drawing>
              <wp:anchor distT="0" distB="0" distL="114300" distR="114300" simplePos="0" relativeHeight="251658241" behindDoc="1" locked="0" layoutInCell="1" allowOverlap="1" wp14:anchorId="62270743" wp14:editId="0E4E7D7E">
                <wp:simplePos x="0" y="0"/>
                <wp:positionH relativeFrom="column">
                  <wp:posOffset>-63795</wp:posOffset>
                </wp:positionH>
                <wp:positionV relativeFrom="paragraph">
                  <wp:posOffset>235304</wp:posOffset>
                </wp:positionV>
                <wp:extent cx="5943600" cy="2051966"/>
                <wp:effectExtent l="0" t="0" r="25400" b="31115"/>
                <wp:wrapNone/>
                <wp:docPr id="12" name="Rectangle 12"/>
                <wp:cNvGraphicFramePr/>
                <a:graphic xmlns:a="http://schemas.openxmlformats.org/drawingml/2006/main">
                  <a:graphicData uri="http://schemas.microsoft.com/office/word/2010/wordprocessingShape">
                    <wps:wsp>
                      <wps:cNvSpPr/>
                      <wps:spPr>
                        <a:xfrm>
                          <a:off x="0" y="0"/>
                          <a:ext cx="5943600" cy="205196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w14:anchorId="3C46932F">
              <v:rect id="Rectangle 12" style="position:absolute;margin-left:-5pt;margin-top:18.55pt;width:468pt;height:161.55pt;z-index:-25165823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ed="f" strokecolor="black [3213]" strokeweight="1pt" w14:anchorId="01707C8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"/>
            </w:pict>
          </mc:Fallback>
        </mc:AlternateContent>
      </w:r>
    </w:p>
    <w:p w:rsidRPr="00E902DB" w:rsidR="00F82B06" w:rsidP="00F82B06" w:rsidRDefault="00AA2953" w14:paraId="44AFC195" w14:textId="77777777">
      <w:pPr>
        <w:jc w:val="both"/>
        <w:rPr>
          <w:rFonts w:eastAsiaTheme="minorEastAsia"/>
          <w:noProof/>
          <w:sz w:val="20"/>
          <w:szCs w:val="20"/>
          <w:lang w:val="en-US"/>
        </w:rPr>
      </w:pPr>
      <m:oMath>
        <m:sSub>
          <m:sSubPr>
            <m:ctrlPr>
              <w:rPr>
                <w:rFonts w:ascii="Cambria Math" w:hAnsi="Cambria Math" w:eastAsiaTheme="minorEastAsia"/>
                <w:i/>
                <w:noProof/>
                <w:lang w:val="en-US"/>
              </w:rPr>
            </m:ctrlPr>
          </m:sSubPr>
          <m:e>
            <m:r>
              <w:rPr>
                <w:rFonts w:ascii="Cambria Math" w:hAnsi="Cambria Math" w:eastAsiaTheme="minorEastAsia"/>
                <w:noProof/>
                <w:lang w:val="en-US"/>
              </w:rPr>
              <m:t>F</m:t>
            </m:r>
          </m:e>
          <m:sub>
            <m:r>
              <w:rPr>
                <w:rFonts w:ascii="Cambria Math" w:hAnsi="Cambria Math" w:eastAsiaTheme="minorEastAsia"/>
                <w:noProof/>
                <w:lang w:val="en-US"/>
              </w:rPr>
              <m:t>board</m:t>
            </m:r>
          </m:sub>
        </m:sSub>
        <m:r>
          <w:rPr>
            <w:rFonts w:ascii="Cambria Math" w:hAnsi="Cambria Math" w:eastAsiaTheme="minorEastAsia"/>
            <w:noProof/>
            <w:sz w:val="20"/>
            <w:szCs w:val="20"/>
            <w:lang w:val="en-US"/>
          </w:rPr>
          <m:t xml:space="preserve">= </m:t>
        </m:r>
        <m:sSub>
          <m:sSubPr>
            <m:ctrlPr>
              <w:rPr>
                <w:rFonts w:ascii="Cambria Math" w:hAnsi="Cambria Math" w:eastAsiaTheme="minorEastAsia"/>
                <w:i/>
                <w:noProof/>
                <w:sz w:val="20"/>
                <w:szCs w:val="20"/>
                <w:lang w:val="en-US"/>
              </w:rPr>
            </m:ctrlPr>
          </m:sSubPr>
          <m:e>
            <m:r>
              <w:rPr>
                <w:rFonts w:ascii="Cambria Math" w:hAnsi="Cambria Math" w:eastAsiaTheme="minorEastAsia"/>
                <w:noProof/>
                <w:sz w:val="20"/>
                <w:szCs w:val="20"/>
                <w:lang w:val="en-US"/>
              </w:rPr>
              <m:t>m</m:t>
            </m:r>
          </m:e>
          <m:sub>
            <m:r>
              <w:rPr>
                <w:rFonts w:ascii="Cambria Math" w:hAnsi="Cambria Math" w:eastAsiaTheme="minorEastAsia"/>
                <w:noProof/>
                <w:sz w:val="20"/>
                <w:szCs w:val="20"/>
                <w:lang w:val="en-US"/>
              </w:rPr>
              <m:t>board</m:t>
            </m:r>
          </m:sub>
        </m:sSub>
        <m:r>
          <w:rPr>
            <w:rFonts w:ascii="Cambria Math" w:hAnsi="Cambria Math" w:eastAsiaTheme="minorEastAsia"/>
            <w:noProof/>
            <w:sz w:val="20"/>
            <w:szCs w:val="20"/>
            <w:lang w:val="en-US"/>
          </w:rPr>
          <m:t>∙g</m:t>
        </m:r>
      </m:oMath>
      <w:r w:rsidR="00F82B06">
        <w:rPr>
          <w:rFonts w:eastAsiaTheme="minorEastAsia"/>
          <w:noProof/>
          <w:sz w:val="20"/>
          <w:szCs w:val="20"/>
          <w:lang w:val="en-US"/>
        </w:rPr>
        <w:tab/>
      </w:r>
      <w:r w:rsidR="00F82B06">
        <w:rPr>
          <w:rFonts w:eastAsiaTheme="minorEastAsia"/>
          <w:noProof/>
          <w:sz w:val="20"/>
          <w:szCs w:val="20"/>
          <w:lang w:val="en-US"/>
        </w:rPr>
        <w:tab/>
      </w:r>
      <w:r w:rsidR="00F82B06">
        <w:rPr>
          <w:rFonts w:eastAsiaTheme="minorEastAsia"/>
          <w:noProof/>
          <w:sz w:val="20"/>
          <w:szCs w:val="20"/>
          <w:lang w:val="en-US"/>
        </w:rPr>
        <w:tab/>
      </w:r>
      <m:oMath>
        <m:sSub>
          <m:sSubPr>
            <m:ctrlPr>
              <w:rPr>
                <w:rFonts w:ascii="Cambria Math" w:hAnsi="Cambria Math" w:eastAsiaTheme="minorEastAsia"/>
                <w:i/>
                <w:noProof/>
                <w:sz w:val="20"/>
                <w:szCs w:val="20"/>
                <w:lang w:val="en-US"/>
              </w:rPr>
            </m:ctrlPr>
          </m:sSubPr>
          <m:e>
            <m:r>
              <w:rPr>
                <w:rFonts w:ascii="Cambria Math" w:hAnsi="Cambria Math" w:eastAsiaTheme="minorEastAsia"/>
                <w:noProof/>
                <w:sz w:val="20"/>
                <w:szCs w:val="20"/>
                <w:lang w:val="en-US"/>
              </w:rPr>
              <m:t>F</m:t>
            </m:r>
          </m:e>
          <m:sub>
            <m:r>
              <w:rPr>
                <w:rFonts w:ascii="Cambria Math" w:hAnsi="Cambria Math" w:eastAsiaTheme="minorEastAsia"/>
                <w:noProof/>
                <w:sz w:val="20"/>
                <w:szCs w:val="20"/>
                <w:lang w:val="en-US"/>
              </w:rPr>
              <m:t>sled</m:t>
            </m:r>
          </m:sub>
        </m:sSub>
        <m:r>
          <w:rPr>
            <w:rFonts w:ascii="Cambria Math" w:hAnsi="Cambria Math" w:eastAsiaTheme="minorEastAsia"/>
            <w:noProof/>
            <w:sz w:val="20"/>
            <w:szCs w:val="20"/>
            <w:lang w:val="en-US"/>
          </w:rPr>
          <m:t>=</m:t>
        </m:r>
        <m:sSub>
          <m:sSubPr>
            <m:ctrlPr>
              <w:rPr>
                <w:rFonts w:ascii="Cambria Math" w:hAnsi="Cambria Math" w:eastAsiaTheme="minorEastAsia"/>
                <w:i/>
                <w:noProof/>
                <w:sz w:val="20"/>
                <w:szCs w:val="20"/>
                <w:lang w:val="en-US"/>
              </w:rPr>
            </m:ctrlPr>
          </m:sSubPr>
          <m:e>
            <m:r>
              <w:rPr>
                <w:rFonts w:ascii="Cambria Math" w:hAnsi="Cambria Math" w:eastAsiaTheme="minorEastAsia"/>
                <w:noProof/>
                <w:sz w:val="20"/>
                <w:szCs w:val="20"/>
                <w:lang w:val="en-US"/>
              </w:rPr>
              <m:t>m</m:t>
            </m:r>
          </m:e>
          <m:sub>
            <m:r>
              <w:rPr>
                <w:rFonts w:ascii="Cambria Math" w:hAnsi="Cambria Math" w:eastAsiaTheme="minorEastAsia"/>
                <w:noProof/>
                <w:sz w:val="20"/>
                <w:szCs w:val="20"/>
                <w:lang w:val="en-US"/>
              </w:rPr>
              <m:t>sled</m:t>
            </m:r>
          </m:sub>
        </m:sSub>
        <m:r>
          <w:rPr>
            <w:rFonts w:ascii="Cambria Math" w:hAnsi="Cambria Math" w:eastAsiaTheme="minorEastAsia"/>
            <w:noProof/>
            <w:sz w:val="20"/>
            <w:szCs w:val="20"/>
            <w:lang w:val="en-US"/>
          </w:rPr>
          <m:t>∙g</m:t>
        </m:r>
      </m:oMath>
      <w:r w:rsidR="00F82B06">
        <w:rPr>
          <w:rFonts w:eastAsiaTheme="minorEastAsia"/>
          <w:noProof/>
          <w:sz w:val="20"/>
          <w:szCs w:val="20"/>
          <w:lang w:val="en-US"/>
        </w:rPr>
        <w:tab/>
      </w:r>
      <w:r w:rsidR="00F82B06">
        <w:rPr>
          <w:rFonts w:eastAsiaTheme="minorEastAsia"/>
          <w:noProof/>
          <w:sz w:val="20"/>
          <w:szCs w:val="20"/>
          <w:lang w:val="en-US"/>
        </w:rPr>
        <w:tab/>
      </w:r>
      <w:r w:rsidR="00F82B06">
        <w:rPr>
          <w:rFonts w:eastAsiaTheme="minorEastAsia"/>
          <w:noProof/>
          <w:sz w:val="20"/>
          <w:szCs w:val="20"/>
          <w:lang w:val="en-US"/>
        </w:rPr>
        <w:tab/>
      </w:r>
      <m:oMath>
        <m:sSub>
          <m:sSubPr>
            <m:ctrlPr>
              <w:rPr>
                <w:rFonts w:ascii="Cambria Math" w:hAnsi="Cambria Math" w:eastAsiaTheme="minorEastAsia"/>
                <w:i/>
                <w:noProof/>
                <w:sz w:val="20"/>
                <w:szCs w:val="20"/>
                <w:lang w:val="en-US"/>
              </w:rPr>
            </m:ctrlPr>
          </m:sSubPr>
          <m:e>
            <m:r>
              <w:rPr>
                <w:rFonts w:ascii="Cambria Math" w:hAnsi="Cambria Math" w:eastAsiaTheme="minorEastAsia"/>
                <w:noProof/>
                <w:sz w:val="20"/>
                <w:szCs w:val="20"/>
                <w:lang w:val="en-US"/>
              </w:rPr>
              <m:t>F</m:t>
            </m:r>
          </m:e>
          <m:sub>
            <m:r>
              <w:rPr>
                <w:rFonts w:ascii="Cambria Math" w:hAnsi="Cambria Math" w:eastAsiaTheme="minorEastAsia"/>
                <w:noProof/>
                <w:sz w:val="20"/>
                <w:szCs w:val="20"/>
                <w:lang w:val="en-US"/>
              </w:rPr>
              <m:t>L-Rail</m:t>
            </m:r>
          </m:sub>
        </m:sSub>
        <m:r>
          <w:rPr>
            <w:rFonts w:ascii="Cambria Math" w:hAnsi="Cambria Math" w:eastAsiaTheme="minorEastAsia"/>
            <w:noProof/>
            <w:sz w:val="20"/>
            <w:szCs w:val="20"/>
            <w:lang w:val="en-US"/>
          </w:rPr>
          <m:t>=</m:t>
        </m:r>
        <m:sSub>
          <m:sSubPr>
            <m:ctrlPr>
              <w:rPr>
                <w:rFonts w:ascii="Cambria Math" w:hAnsi="Cambria Math" w:eastAsiaTheme="minorEastAsia"/>
                <w:i/>
                <w:noProof/>
                <w:sz w:val="20"/>
                <w:szCs w:val="20"/>
                <w:lang w:val="en-US"/>
              </w:rPr>
            </m:ctrlPr>
          </m:sSubPr>
          <m:e>
            <m:r>
              <w:rPr>
                <w:rFonts w:ascii="Cambria Math" w:hAnsi="Cambria Math" w:eastAsiaTheme="minorEastAsia"/>
                <w:noProof/>
                <w:sz w:val="20"/>
                <w:szCs w:val="20"/>
                <w:lang w:val="en-US"/>
              </w:rPr>
              <m:t>m</m:t>
            </m:r>
          </m:e>
          <m:sub>
            <m:r>
              <w:rPr>
                <w:rFonts w:ascii="Cambria Math" w:hAnsi="Cambria Math" w:eastAsiaTheme="minorEastAsia"/>
                <w:noProof/>
                <w:sz w:val="20"/>
                <w:szCs w:val="20"/>
                <w:lang w:val="en-US"/>
              </w:rPr>
              <m:t>L-Rail</m:t>
            </m:r>
          </m:sub>
        </m:sSub>
        <m:r>
          <w:rPr>
            <w:rFonts w:ascii="Cambria Math" w:hAnsi="Cambria Math" w:eastAsiaTheme="minorEastAsia"/>
            <w:noProof/>
            <w:sz w:val="20"/>
            <w:szCs w:val="20"/>
            <w:lang w:val="en-US"/>
          </w:rPr>
          <m:t>∙g</m:t>
        </m:r>
      </m:oMath>
    </w:p>
    <w:p w:rsidRPr="002F0CA7" w:rsidR="00F82B06" w:rsidP="00F82B06" w:rsidRDefault="00AA2953" w14:paraId="25A245BA" w14:textId="77777777">
      <w:pPr>
        <w:rPr>
          <w:rFonts w:eastAsiaTheme="minorEastAsia"/>
          <w:noProof/>
          <w:sz w:val="20"/>
          <w:szCs w:val="20"/>
          <w:lang w:val="en-US"/>
        </w:rPr>
      </w:pPr>
      <m:oMath>
        <m:sSub>
          <m:sSubPr>
            <m:ctrlPr>
              <w:rPr>
                <w:rFonts w:ascii="Cambria Math" w:hAnsi="Cambria Math" w:eastAsiaTheme="minorEastAsia"/>
                <w:i/>
                <w:noProof/>
                <w:lang w:val="en-US"/>
              </w:rPr>
            </m:ctrlPr>
          </m:sSubPr>
          <m:e>
            <m:r>
              <w:rPr>
                <w:rFonts w:ascii="Cambria Math" w:hAnsi="Cambria Math" w:eastAsiaTheme="minorEastAsia"/>
                <w:noProof/>
                <w:lang w:val="en-US"/>
              </w:rPr>
              <m:t>F</m:t>
            </m:r>
          </m:e>
          <m:sub>
            <m:r>
              <w:rPr>
                <w:rFonts w:ascii="Cambria Math" w:hAnsi="Cambria Math" w:eastAsiaTheme="minorEastAsia"/>
                <w:noProof/>
                <w:lang w:val="en-US"/>
              </w:rPr>
              <m:t>board</m:t>
            </m:r>
          </m:sub>
        </m:sSub>
        <m:r>
          <w:rPr>
            <w:rFonts w:ascii="Cambria Math" w:hAnsi="Cambria Math" w:eastAsiaTheme="minorEastAsia"/>
            <w:noProof/>
            <w:sz w:val="20"/>
            <w:szCs w:val="20"/>
            <w:lang w:val="en-US"/>
          </w:rPr>
          <m:t>=</m:t>
        </m:r>
        <m:d>
          <m:dPr>
            <m:ctrlPr>
              <w:rPr>
                <w:rFonts w:ascii="Cambria Math" w:hAnsi="Cambria Math" w:eastAsiaTheme="minorEastAsia"/>
                <w:i/>
                <w:noProof/>
                <w:sz w:val="20"/>
                <w:szCs w:val="20"/>
                <w:lang w:val="en-US"/>
              </w:rPr>
            </m:ctrlPr>
          </m:dPr>
          <m:e>
            <m:r>
              <w:rPr>
                <w:rFonts w:ascii="Cambria Math" w:hAnsi="Cambria Math" w:eastAsiaTheme="minorEastAsia"/>
                <w:noProof/>
                <w:sz w:val="20"/>
                <w:szCs w:val="20"/>
                <w:lang w:val="en-US"/>
              </w:rPr>
              <m:t>0.550kg</m:t>
            </m:r>
          </m:e>
        </m:d>
        <m:d>
          <m:dPr>
            <m:ctrlPr>
              <w:rPr>
                <w:rFonts w:ascii="Cambria Math" w:hAnsi="Cambria Math" w:eastAsiaTheme="minorEastAsia"/>
                <w:i/>
                <w:noProof/>
                <w:sz w:val="20"/>
                <w:szCs w:val="20"/>
                <w:lang w:val="en-US"/>
              </w:rPr>
            </m:ctrlPr>
          </m:dPr>
          <m:e>
            <m:r>
              <w:rPr>
                <w:rFonts w:ascii="Cambria Math" w:hAnsi="Cambria Math" w:eastAsiaTheme="minorEastAsia"/>
                <w:noProof/>
                <w:sz w:val="20"/>
                <w:szCs w:val="20"/>
                <w:lang w:val="en-US"/>
              </w:rPr>
              <m:t>9.81</m:t>
            </m:r>
            <m:f>
              <m:fPr>
                <m:ctrlPr>
                  <w:rPr>
                    <w:rFonts w:ascii="Cambria Math" w:hAnsi="Cambria Math" w:eastAsiaTheme="minorEastAsia"/>
                    <w:i/>
                    <w:noProof/>
                    <w:sz w:val="20"/>
                    <w:szCs w:val="20"/>
                    <w:lang w:val="en-US"/>
                  </w:rPr>
                </m:ctrlPr>
              </m:fPr>
              <m:num>
                <m:r>
                  <w:rPr>
                    <w:rFonts w:ascii="Cambria Math" w:hAnsi="Cambria Math" w:eastAsiaTheme="minorEastAsia"/>
                    <w:noProof/>
                    <w:sz w:val="20"/>
                    <w:szCs w:val="20"/>
                    <w:lang w:val="en-US"/>
                  </w:rPr>
                  <m:t>m</m:t>
                </m:r>
              </m:num>
              <m:den>
                <m:sSup>
                  <m:sSupPr>
                    <m:ctrlPr>
                      <w:rPr>
                        <w:rFonts w:ascii="Cambria Math" w:hAnsi="Cambria Math" w:eastAsiaTheme="minorEastAsia"/>
                        <w:i/>
                        <w:noProof/>
                        <w:sz w:val="20"/>
                        <w:szCs w:val="20"/>
                        <w:lang w:val="en-US"/>
                      </w:rPr>
                    </m:ctrlPr>
                  </m:sSupPr>
                  <m:e>
                    <m:r>
                      <w:rPr>
                        <w:rFonts w:ascii="Cambria Math" w:hAnsi="Cambria Math" w:eastAsiaTheme="minorEastAsia"/>
                        <w:noProof/>
                        <w:sz w:val="20"/>
                        <w:szCs w:val="20"/>
                        <w:lang w:val="en-US"/>
                      </w:rPr>
                      <m:t>s</m:t>
                    </m:r>
                  </m:e>
                  <m:sup>
                    <m:r>
                      <w:rPr>
                        <w:rFonts w:ascii="Cambria Math" w:hAnsi="Cambria Math" w:eastAsiaTheme="minorEastAsia"/>
                        <w:noProof/>
                        <w:sz w:val="20"/>
                        <w:szCs w:val="20"/>
                        <w:lang w:val="en-US"/>
                      </w:rPr>
                      <m:t>2</m:t>
                    </m:r>
                  </m:sup>
                </m:sSup>
              </m:den>
            </m:f>
          </m:e>
        </m:d>
      </m:oMath>
      <w:r w:rsidR="00F82B06">
        <w:rPr>
          <w:rFonts w:eastAsiaTheme="minorEastAsia"/>
          <w:noProof/>
          <w:sz w:val="20"/>
          <w:szCs w:val="20"/>
          <w:lang w:val="en-US"/>
        </w:rPr>
        <w:tab/>
      </w:r>
      <w:r w:rsidR="00F82B06">
        <w:rPr>
          <w:rFonts w:eastAsiaTheme="minorEastAsia"/>
          <w:noProof/>
          <w:sz w:val="20"/>
          <w:szCs w:val="20"/>
          <w:lang w:val="en-US"/>
        </w:rPr>
        <w:tab/>
      </w:r>
      <m:oMath>
        <m:sSub>
          <m:sSubPr>
            <m:ctrlPr>
              <w:rPr>
                <w:rFonts w:ascii="Cambria Math" w:hAnsi="Cambria Math" w:eastAsiaTheme="minorEastAsia"/>
                <w:i/>
                <w:noProof/>
                <w:sz w:val="20"/>
                <w:szCs w:val="20"/>
                <w:lang w:val="en-US"/>
              </w:rPr>
            </m:ctrlPr>
          </m:sSubPr>
          <m:e>
            <m:r>
              <w:rPr>
                <w:rFonts w:ascii="Cambria Math" w:hAnsi="Cambria Math" w:eastAsiaTheme="minorEastAsia"/>
                <w:noProof/>
                <w:sz w:val="20"/>
                <w:szCs w:val="20"/>
                <w:lang w:val="en-US"/>
              </w:rPr>
              <m:t>F</m:t>
            </m:r>
          </m:e>
          <m:sub>
            <m:r>
              <w:rPr>
                <w:rFonts w:ascii="Cambria Math" w:hAnsi="Cambria Math" w:eastAsiaTheme="minorEastAsia"/>
                <w:noProof/>
                <w:sz w:val="20"/>
                <w:szCs w:val="20"/>
                <w:lang w:val="en-US"/>
              </w:rPr>
              <m:t>sled</m:t>
            </m:r>
          </m:sub>
        </m:sSub>
        <m:r>
          <w:rPr>
            <w:rFonts w:ascii="Cambria Math" w:hAnsi="Cambria Math" w:eastAsiaTheme="minorEastAsia"/>
            <w:noProof/>
            <w:sz w:val="20"/>
            <w:szCs w:val="20"/>
            <w:lang w:val="en-US"/>
          </w:rPr>
          <m:t>=</m:t>
        </m:r>
        <m:d>
          <m:dPr>
            <m:ctrlPr>
              <w:rPr>
                <w:rFonts w:ascii="Cambria Math" w:hAnsi="Cambria Math" w:eastAsiaTheme="minorEastAsia"/>
                <w:i/>
                <w:noProof/>
                <w:sz w:val="20"/>
                <w:szCs w:val="20"/>
                <w:lang w:val="en-US"/>
              </w:rPr>
            </m:ctrlPr>
          </m:dPr>
          <m:e>
            <m:r>
              <w:rPr>
                <w:rFonts w:ascii="Cambria Math" w:hAnsi="Cambria Math" w:eastAsiaTheme="minorEastAsia"/>
                <w:noProof/>
                <w:sz w:val="20"/>
                <w:szCs w:val="20"/>
                <w:lang w:val="en-US"/>
              </w:rPr>
              <m:t>3.5kg</m:t>
            </m:r>
          </m:e>
        </m:d>
        <m:d>
          <m:dPr>
            <m:ctrlPr>
              <w:rPr>
                <w:rFonts w:ascii="Cambria Math" w:hAnsi="Cambria Math" w:eastAsiaTheme="minorEastAsia"/>
                <w:i/>
                <w:noProof/>
                <w:sz w:val="20"/>
                <w:szCs w:val="20"/>
                <w:lang w:val="en-US"/>
              </w:rPr>
            </m:ctrlPr>
          </m:dPr>
          <m:e>
            <m:r>
              <w:rPr>
                <w:rFonts w:ascii="Cambria Math" w:hAnsi="Cambria Math" w:eastAsiaTheme="minorEastAsia"/>
                <w:noProof/>
                <w:sz w:val="20"/>
                <w:szCs w:val="20"/>
                <w:lang w:val="en-US"/>
              </w:rPr>
              <m:t>9.81</m:t>
            </m:r>
            <m:f>
              <m:fPr>
                <m:ctrlPr>
                  <w:rPr>
                    <w:rFonts w:ascii="Cambria Math" w:hAnsi="Cambria Math" w:eastAsiaTheme="minorEastAsia"/>
                    <w:i/>
                    <w:noProof/>
                    <w:sz w:val="20"/>
                    <w:szCs w:val="20"/>
                    <w:lang w:val="en-US"/>
                  </w:rPr>
                </m:ctrlPr>
              </m:fPr>
              <m:num>
                <m:r>
                  <w:rPr>
                    <w:rFonts w:ascii="Cambria Math" w:hAnsi="Cambria Math" w:eastAsiaTheme="minorEastAsia"/>
                    <w:noProof/>
                    <w:sz w:val="20"/>
                    <w:szCs w:val="20"/>
                    <w:lang w:val="en-US"/>
                  </w:rPr>
                  <m:t>m</m:t>
                </m:r>
              </m:num>
              <m:den>
                <m:sSup>
                  <m:sSupPr>
                    <m:ctrlPr>
                      <w:rPr>
                        <w:rFonts w:ascii="Cambria Math" w:hAnsi="Cambria Math" w:eastAsiaTheme="minorEastAsia"/>
                        <w:i/>
                        <w:noProof/>
                        <w:sz w:val="20"/>
                        <w:szCs w:val="20"/>
                        <w:lang w:val="en-US"/>
                      </w:rPr>
                    </m:ctrlPr>
                  </m:sSupPr>
                  <m:e>
                    <m:r>
                      <w:rPr>
                        <w:rFonts w:ascii="Cambria Math" w:hAnsi="Cambria Math" w:eastAsiaTheme="minorEastAsia"/>
                        <w:noProof/>
                        <w:sz w:val="20"/>
                        <w:szCs w:val="20"/>
                        <w:lang w:val="en-US"/>
                      </w:rPr>
                      <m:t>s</m:t>
                    </m:r>
                  </m:e>
                  <m:sup>
                    <m:r>
                      <w:rPr>
                        <w:rFonts w:ascii="Cambria Math" w:hAnsi="Cambria Math" w:eastAsiaTheme="minorEastAsia"/>
                        <w:noProof/>
                        <w:sz w:val="20"/>
                        <w:szCs w:val="20"/>
                        <w:lang w:val="en-US"/>
                      </w:rPr>
                      <m:t>2</m:t>
                    </m:r>
                  </m:sup>
                </m:sSup>
              </m:den>
            </m:f>
          </m:e>
        </m:d>
      </m:oMath>
      <w:r w:rsidR="00F82B06">
        <w:rPr>
          <w:rFonts w:eastAsiaTheme="minorEastAsia"/>
          <w:noProof/>
          <w:sz w:val="20"/>
          <w:szCs w:val="20"/>
          <w:lang w:val="en-US"/>
        </w:rPr>
        <w:tab/>
      </w:r>
      <w:r w:rsidR="00F82B06">
        <w:rPr>
          <w:rFonts w:eastAsiaTheme="minorEastAsia"/>
          <w:noProof/>
          <w:sz w:val="20"/>
          <w:szCs w:val="20"/>
          <w:lang w:val="en-US"/>
        </w:rPr>
        <w:tab/>
      </w:r>
      <m:oMath>
        <m:sSub>
          <m:sSubPr>
            <m:ctrlPr>
              <w:rPr>
                <w:rFonts w:ascii="Cambria Math" w:hAnsi="Cambria Math" w:eastAsiaTheme="minorEastAsia"/>
                <w:i/>
                <w:noProof/>
                <w:sz w:val="20"/>
                <w:szCs w:val="20"/>
                <w:lang w:val="en-US"/>
              </w:rPr>
            </m:ctrlPr>
          </m:sSubPr>
          <m:e>
            <m:r>
              <w:rPr>
                <w:rFonts w:ascii="Cambria Math" w:hAnsi="Cambria Math" w:eastAsiaTheme="minorEastAsia"/>
                <w:noProof/>
                <w:sz w:val="20"/>
                <w:szCs w:val="20"/>
                <w:lang w:val="en-US"/>
              </w:rPr>
              <m:t>F</m:t>
            </m:r>
          </m:e>
          <m:sub>
            <m:r>
              <w:rPr>
                <w:rFonts w:ascii="Cambria Math" w:hAnsi="Cambria Math" w:eastAsiaTheme="minorEastAsia"/>
                <w:noProof/>
                <w:sz w:val="20"/>
                <w:szCs w:val="20"/>
                <w:lang w:val="en-US"/>
              </w:rPr>
              <m:t>L-Rail</m:t>
            </m:r>
          </m:sub>
        </m:sSub>
        <m:r>
          <w:rPr>
            <w:rFonts w:ascii="Cambria Math" w:hAnsi="Cambria Math" w:eastAsiaTheme="minorEastAsia"/>
            <w:noProof/>
            <w:sz w:val="20"/>
            <w:szCs w:val="20"/>
            <w:lang w:val="en-US"/>
          </w:rPr>
          <m:t>=</m:t>
        </m:r>
        <m:d>
          <m:dPr>
            <m:ctrlPr>
              <w:rPr>
                <w:rFonts w:ascii="Cambria Math" w:hAnsi="Cambria Math" w:eastAsiaTheme="minorEastAsia"/>
                <w:i/>
                <w:noProof/>
                <w:sz w:val="20"/>
                <w:szCs w:val="20"/>
                <w:lang w:val="en-US"/>
              </w:rPr>
            </m:ctrlPr>
          </m:dPr>
          <m:e>
            <m:r>
              <w:rPr>
                <w:rFonts w:ascii="Cambria Math" w:hAnsi="Cambria Math" w:eastAsiaTheme="minorEastAsia"/>
                <w:noProof/>
                <w:sz w:val="20"/>
                <w:szCs w:val="20"/>
                <w:lang w:val="en-US"/>
              </w:rPr>
              <m:t>0.497kg</m:t>
            </m:r>
          </m:e>
        </m:d>
        <m:d>
          <m:dPr>
            <m:ctrlPr>
              <w:rPr>
                <w:rFonts w:ascii="Cambria Math" w:hAnsi="Cambria Math" w:eastAsiaTheme="minorEastAsia"/>
                <w:i/>
                <w:noProof/>
                <w:sz w:val="20"/>
                <w:szCs w:val="20"/>
                <w:lang w:val="en-US"/>
              </w:rPr>
            </m:ctrlPr>
          </m:dPr>
          <m:e>
            <m:r>
              <w:rPr>
                <w:rFonts w:ascii="Cambria Math" w:hAnsi="Cambria Math" w:eastAsiaTheme="minorEastAsia"/>
                <w:noProof/>
                <w:sz w:val="20"/>
                <w:szCs w:val="20"/>
                <w:lang w:val="en-US"/>
              </w:rPr>
              <m:t>9.81</m:t>
            </m:r>
            <m:f>
              <m:fPr>
                <m:ctrlPr>
                  <w:rPr>
                    <w:rFonts w:ascii="Cambria Math" w:hAnsi="Cambria Math" w:eastAsiaTheme="minorEastAsia"/>
                    <w:i/>
                    <w:noProof/>
                    <w:sz w:val="20"/>
                    <w:szCs w:val="20"/>
                    <w:lang w:val="en-US"/>
                  </w:rPr>
                </m:ctrlPr>
              </m:fPr>
              <m:num>
                <m:r>
                  <w:rPr>
                    <w:rFonts w:ascii="Cambria Math" w:hAnsi="Cambria Math" w:eastAsiaTheme="minorEastAsia"/>
                    <w:noProof/>
                    <w:sz w:val="20"/>
                    <w:szCs w:val="20"/>
                    <w:lang w:val="en-US"/>
                  </w:rPr>
                  <m:t>m</m:t>
                </m:r>
              </m:num>
              <m:den>
                <m:sSup>
                  <m:sSupPr>
                    <m:ctrlPr>
                      <w:rPr>
                        <w:rFonts w:ascii="Cambria Math" w:hAnsi="Cambria Math" w:eastAsiaTheme="minorEastAsia"/>
                        <w:i/>
                        <w:noProof/>
                        <w:sz w:val="20"/>
                        <w:szCs w:val="20"/>
                        <w:lang w:val="en-US"/>
                      </w:rPr>
                    </m:ctrlPr>
                  </m:sSupPr>
                  <m:e>
                    <m:r>
                      <w:rPr>
                        <w:rFonts w:ascii="Cambria Math" w:hAnsi="Cambria Math" w:eastAsiaTheme="minorEastAsia"/>
                        <w:noProof/>
                        <w:sz w:val="20"/>
                        <w:szCs w:val="20"/>
                        <w:lang w:val="en-US"/>
                      </w:rPr>
                      <m:t>s</m:t>
                    </m:r>
                  </m:e>
                  <m:sup>
                    <m:r>
                      <w:rPr>
                        <w:rFonts w:ascii="Cambria Math" w:hAnsi="Cambria Math" w:eastAsiaTheme="minorEastAsia"/>
                        <w:noProof/>
                        <w:sz w:val="20"/>
                        <w:szCs w:val="20"/>
                        <w:lang w:val="en-US"/>
                      </w:rPr>
                      <m:t>2</m:t>
                    </m:r>
                  </m:sup>
                </m:sSup>
              </m:den>
            </m:f>
          </m:e>
        </m:d>
      </m:oMath>
    </w:p>
    <w:p w:rsidR="00F82B06" w:rsidP="00F82B06" w:rsidRDefault="00AA2953" w14:paraId="5D59A6D1" w14:textId="77777777">
      <w:pPr>
        <w:rPr>
          <w:rFonts w:eastAsiaTheme="minorEastAsia"/>
          <w:noProof/>
          <w:sz w:val="20"/>
          <w:szCs w:val="20"/>
          <w:lang w:val="en-US"/>
        </w:rPr>
      </w:pPr>
      <m:oMath>
        <m:sSub>
          <m:sSubPr>
            <m:ctrlPr>
              <w:rPr>
                <w:rFonts w:ascii="Cambria Math" w:hAnsi="Cambria Math" w:eastAsiaTheme="minorEastAsia"/>
                <w:i/>
                <w:noProof/>
                <w:lang w:val="en-US"/>
              </w:rPr>
            </m:ctrlPr>
          </m:sSubPr>
          <m:e>
            <m:r>
              <w:rPr>
                <w:rFonts w:ascii="Cambria Math" w:hAnsi="Cambria Math" w:eastAsiaTheme="minorEastAsia"/>
                <w:noProof/>
                <w:lang w:val="en-US"/>
              </w:rPr>
              <m:t>F</m:t>
            </m:r>
          </m:e>
          <m:sub>
            <m:r>
              <w:rPr>
                <w:rFonts w:ascii="Cambria Math" w:hAnsi="Cambria Math" w:eastAsiaTheme="minorEastAsia"/>
                <w:noProof/>
                <w:lang w:val="en-US"/>
              </w:rPr>
              <m:t>board</m:t>
            </m:r>
          </m:sub>
        </m:sSub>
        <m:r>
          <w:rPr>
            <w:rFonts w:ascii="Cambria Math" w:hAnsi="Cambria Math" w:eastAsiaTheme="minorEastAsia"/>
            <w:noProof/>
            <w:sz w:val="20"/>
            <w:szCs w:val="20"/>
            <w:lang w:val="en-US"/>
          </w:rPr>
          <m:t>=5.396N</m:t>
        </m:r>
      </m:oMath>
      <w:r w:rsidR="00F82B06">
        <w:rPr>
          <w:rFonts w:eastAsiaTheme="minorEastAsia"/>
          <w:noProof/>
          <w:sz w:val="20"/>
          <w:szCs w:val="20"/>
          <w:lang w:val="en-US"/>
        </w:rPr>
        <w:tab/>
      </w:r>
      <w:r w:rsidR="00F82B06">
        <w:rPr>
          <w:rFonts w:eastAsiaTheme="minorEastAsia"/>
          <w:noProof/>
          <w:sz w:val="20"/>
          <w:szCs w:val="20"/>
          <w:lang w:val="en-US"/>
        </w:rPr>
        <w:tab/>
      </w:r>
      <w:r w:rsidR="00F82B06">
        <w:rPr>
          <w:rFonts w:eastAsiaTheme="minorEastAsia"/>
          <w:noProof/>
          <w:sz w:val="20"/>
          <w:szCs w:val="20"/>
          <w:lang w:val="en-US"/>
        </w:rPr>
        <w:tab/>
      </w:r>
      <m:oMath>
        <m:sSub>
          <m:sSubPr>
            <m:ctrlPr>
              <w:rPr>
                <w:rFonts w:ascii="Cambria Math" w:hAnsi="Cambria Math" w:eastAsiaTheme="minorEastAsia"/>
                <w:i/>
                <w:noProof/>
                <w:sz w:val="20"/>
                <w:szCs w:val="20"/>
                <w:lang w:val="en-US"/>
              </w:rPr>
            </m:ctrlPr>
          </m:sSubPr>
          <m:e>
            <m:r>
              <w:rPr>
                <w:rFonts w:ascii="Cambria Math" w:hAnsi="Cambria Math" w:eastAsiaTheme="minorEastAsia"/>
                <w:noProof/>
                <w:sz w:val="20"/>
                <w:szCs w:val="20"/>
                <w:lang w:val="en-US"/>
              </w:rPr>
              <m:t>F</m:t>
            </m:r>
          </m:e>
          <m:sub>
            <m:r>
              <w:rPr>
                <w:rFonts w:ascii="Cambria Math" w:hAnsi="Cambria Math" w:eastAsiaTheme="minorEastAsia"/>
                <w:noProof/>
                <w:sz w:val="20"/>
                <w:szCs w:val="20"/>
                <w:lang w:val="en-US"/>
              </w:rPr>
              <m:t>sled</m:t>
            </m:r>
          </m:sub>
        </m:sSub>
        <m:r>
          <w:rPr>
            <w:rFonts w:ascii="Cambria Math" w:hAnsi="Cambria Math" w:eastAsiaTheme="minorEastAsia"/>
            <w:noProof/>
            <w:sz w:val="20"/>
            <w:szCs w:val="20"/>
            <w:lang w:val="en-US"/>
          </w:rPr>
          <m:t>=34.335N</m:t>
        </m:r>
      </m:oMath>
      <w:r w:rsidR="00F82B06">
        <w:rPr>
          <w:rFonts w:eastAsiaTheme="minorEastAsia"/>
          <w:noProof/>
          <w:sz w:val="20"/>
          <w:szCs w:val="20"/>
          <w:lang w:val="en-US"/>
        </w:rPr>
        <w:tab/>
      </w:r>
      <w:r w:rsidR="00F82B06">
        <w:rPr>
          <w:rFonts w:eastAsiaTheme="minorEastAsia"/>
          <w:noProof/>
          <w:sz w:val="20"/>
          <w:szCs w:val="20"/>
          <w:lang w:val="en-US"/>
        </w:rPr>
        <w:tab/>
      </w:r>
      <w:r w:rsidR="00F82B06">
        <w:rPr>
          <w:rFonts w:eastAsiaTheme="minorEastAsia"/>
          <w:noProof/>
          <w:sz w:val="20"/>
          <w:szCs w:val="20"/>
          <w:lang w:val="en-US"/>
        </w:rPr>
        <w:tab/>
      </w:r>
      <m:oMath>
        <m:sSub>
          <m:sSubPr>
            <m:ctrlPr>
              <w:rPr>
                <w:rFonts w:ascii="Cambria Math" w:hAnsi="Cambria Math" w:eastAsiaTheme="minorEastAsia"/>
                <w:i/>
                <w:noProof/>
                <w:sz w:val="20"/>
                <w:szCs w:val="20"/>
                <w:lang w:val="en-US"/>
              </w:rPr>
            </m:ctrlPr>
          </m:sSubPr>
          <m:e>
            <m:r>
              <w:rPr>
                <w:rFonts w:ascii="Cambria Math" w:hAnsi="Cambria Math" w:eastAsiaTheme="minorEastAsia"/>
                <w:noProof/>
                <w:sz w:val="20"/>
                <w:szCs w:val="20"/>
                <w:lang w:val="en-US"/>
              </w:rPr>
              <m:t>F</m:t>
            </m:r>
          </m:e>
          <m:sub>
            <m:r>
              <w:rPr>
                <w:rFonts w:ascii="Cambria Math" w:hAnsi="Cambria Math" w:eastAsiaTheme="minorEastAsia"/>
                <w:noProof/>
                <w:sz w:val="20"/>
                <w:szCs w:val="20"/>
                <w:lang w:val="en-US"/>
              </w:rPr>
              <m:t>L-Rail</m:t>
            </m:r>
          </m:sub>
        </m:sSub>
        <m:r>
          <w:rPr>
            <w:rFonts w:ascii="Cambria Math" w:hAnsi="Cambria Math" w:eastAsiaTheme="minorEastAsia"/>
            <w:noProof/>
            <w:sz w:val="20"/>
            <w:szCs w:val="20"/>
            <w:lang w:val="en-US"/>
          </w:rPr>
          <m:t>= 4.876N</m:t>
        </m:r>
      </m:oMath>
    </w:p>
    <w:p w:rsidR="00F82B06" w:rsidP="00F82B06" w:rsidRDefault="00F82B06" w14:paraId="53618D3F" w14:textId="77777777">
      <w:pPr>
        <w:rPr>
          <w:rFonts w:eastAsiaTheme="minorEastAsia"/>
          <w:noProof/>
          <w:sz w:val="20"/>
          <w:szCs w:val="20"/>
          <w:lang w:val="en-US"/>
        </w:rPr>
      </w:pPr>
    </w:p>
    <w:p w:rsidRPr="002F0CA7" w:rsidR="00F82B06" w:rsidP="00F82B06" w:rsidRDefault="00F82B06" w14:paraId="60748440" w14:textId="77777777">
      <w:pPr>
        <w:rPr>
          <w:rFonts w:eastAsiaTheme="minorEastAsia"/>
          <w:noProof/>
          <w:sz w:val="20"/>
          <w:szCs w:val="20"/>
          <w:lang w:val="en-US"/>
        </w:rPr>
      </w:pPr>
      <m:oMath>
        <m:r>
          <w:rPr>
            <w:rFonts w:ascii="Cambria Math" w:hAnsi="Cambria Math" w:eastAsiaTheme="minorEastAsia"/>
            <w:noProof/>
            <w:lang w:val="en-US"/>
          </w:rPr>
          <m:t>+↑</m:t>
        </m:r>
        <m:sSub>
          <m:sSubPr>
            <m:ctrlPr>
              <w:rPr>
                <w:rFonts w:ascii="Cambria Math" w:hAnsi="Cambria Math" w:eastAsiaTheme="minorEastAsia"/>
                <w:i/>
                <w:noProof/>
                <w:lang w:val="en-US"/>
              </w:rPr>
            </m:ctrlPr>
          </m:sSubPr>
          <m:e>
            <m:r>
              <w:rPr>
                <w:rFonts w:ascii="Cambria Math" w:hAnsi="Cambria Math" w:eastAsiaTheme="minorEastAsia"/>
                <w:noProof/>
                <w:lang w:val="en-US"/>
              </w:rPr>
              <m:t>F</m:t>
            </m:r>
          </m:e>
          <m:sub>
            <m:r>
              <w:rPr>
                <w:rFonts w:ascii="Cambria Math" w:hAnsi="Cambria Math" w:eastAsiaTheme="minorEastAsia"/>
                <w:noProof/>
                <w:lang w:val="en-US"/>
              </w:rPr>
              <m:t>y</m:t>
            </m:r>
          </m:sub>
        </m:sSub>
        <m:r>
          <w:rPr>
            <w:rFonts w:ascii="Cambria Math" w:hAnsi="Cambria Math" w:eastAsiaTheme="minorEastAsia"/>
            <w:noProof/>
            <w:sz w:val="20"/>
            <w:szCs w:val="20"/>
            <w:lang w:val="en-US"/>
          </w:rPr>
          <m:t xml:space="preserve">=0= </m:t>
        </m:r>
        <m:sSub>
          <m:sSubPr>
            <m:ctrlPr>
              <w:rPr>
                <w:rFonts w:ascii="Cambria Math" w:hAnsi="Cambria Math" w:eastAsiaTheme="minorEastAsia"/>
                <w:i/>
                <w:noProof/>
                <w:sz w:val="20"/>
                <w:szCs w:val="20"/>
                <w:lang w:val="en-US"/>
              </w:rPr>
            </m:ctrlPr>
          </m:sSubPr>
          <m:e>
            <m:r>
              <w:rPr>
                <w:rFonts w:ascii="Cambria Math" w:hAnsi="Cambria Math" w:eastAsiaTheme="minorEastAsia"/>
                <w:noProof/>
                <w:sz w:val="20"/>
                <w:szCs w:val="20"/>
                <w:lang w:val="en-US"/>
              </w:rPr>
              <m:t>F</m:t>
            </m:r>
          </m:e>
          <m:sub>
            <m:r>
              <w:rPr>
                <w:rFonts w:ascii="Cambria Math" w:hAnsi="Cambria Math" w:eastAsiaTheme="minorEastAsia"/>
                <w:noProof/>
                <w:sz w:val="20"/>
                <w:szCs w:val="20"/>
                <w:lang w:val="en-US"/>
              </w:rPr>
              <m:t>board</m:t>
            </m:r>
          </m:sub>
        </m:sSub>
        <m:r>
          <w:rPr>
            <w:rFonts w:ascii="Cambria Math" w:hAnsi="Cambria Math" w:eastAsiaTheme="minorEastAsia"/>
            <w:noProof/>
            <w:sz w:val="20"/>
            <w:szCs w:val="20"/>
            <w:lang w:val="en-US"/>
          </w:rPr>
          <m:t>+</m:t>
        </m:r>
        <m:sSub>
          <m:sSubPr>
            <m:ctrlPr>
              <w:rPr>
                <w:rFonts w:ascii="Cambria Math" w:hAnsi="Cambria Math" w:eastAsiaTheme="minorEastAsia"/>
                <w:i/>
                <w:noProof/>
                <w:sz w:val="20"/>
                <w:szCs w:val="20"/>
                <w:lang w:val="en-US"/>
              </w:rPr>
            </m:ctrlPr>
          </m:sSubPr>
          <m:e>
            <m:r>
              <w:rPr>
                <w:rFonts w:ascii="Cambria Math" w:hAnsi="Cambria Math" w:eastAsiaTheme="minorEastAsia"/>
                <w:noProof/>
                <w:sz w:val="20"/>
                <w:szCs w:val="20"/>
                <w:lang w:val="en-US"/>
              </w:rPr>
              <m:t>F</m:t>
            </m:r>
          </m:e>
          <m:sub>
            <m:r>
              <w:rPr>
                <w:rFonts w:ascii="Cambria Math" w:hAnsi="Cambria Math" w:eastAsiaTheme="minorEastAsia"/>
                <w:noProof/>
                <w:sz w:val="20"/>
                <w:szCs w:val="20"/>
                <w:lang w:val="en-US"/>
              </w:rPr>
              <m:t>sled</m:t>
            </m:r>
          </m:sub>
        </m:sSub>
        <m:r>
          <w:rPr>
            <w:rFonts w:ascii="Cambria Math" w:hAnsi="Cambria Math" w:eastAsiaTheme="minorEastAsia"/>
            <w:noProof/>
            <w:sz w:val="20"/>
            <w:szCs w:val="20"/>
            <w:lang w:val="en-US"/>
          </w:rPr>
          <m:t>+</m:t>
        </m:r>
        <m:sSub>
          <m:sSubPr>
            <m:ctrlPr>
              <w:rPr>
                <w:rFonts w:ascii="Cambria Math" w:hAnsi="Cambria Math" w:eastAsiaTheme="minorEastAsia"/>
                <w:i/>
                <w:noProof/>
                <w:sz w:val="20"/>
                <w:szCs w:val="20"/>
                <w:lang w:val="en-US"/>
              </w:rPr>
            </m:ctrlPr>
          </m:sSubPr>
          <m:e>
            <m:r>
              <w:rPr>
                <w:rFonts w:ascii="Cambria Math" w:hAnsi="Cambria Math" w:eastAsiaTheme="minorEastAsia"/>
                <w:noProof/>
                <w:sz w:val="20"/>
                <w:szCs w:val="20"/>
                <w:lang w:val="en-US"/>
              </w:rPr>
              <m:t>2F</m:t>
            </m:r>
          </m:e>
          <m:sub>
            <m:r>
              <w:rPr>
                <w:rFonts w:ascii="Cambria Math" w:hAnsi="Cambria Math" w:eastAsiaTheme="minorEastAsia"/>
                <w:noProof/>
                <w:sz w:val="20"/>
                <w:szCs w:val="20"/>
                <w:lang w:val="en-US"/>
              </w:rPr>
              <m:t>L-Rail</m:t>
            </m:r>
          </m:sub>
        </m:sSub>
        <m:r>
          <w:rPr>
            <w:rFonts w:ascii="Cambria Math" w:hAnsi="Cambria Math" w:eastAsiaTheme="minorEastAsia"/>
            <w:noProof/>
            <w:sz w:val="20"/>
            <w:szCs w:val="20"/>
            <w:lang w:val="en-US"/>
          </w:rPr>
          <m:t>-</m:t>
        </m:r>
        <m:sSub>
          <m:sSubPr>
            <m:ctrlPr>
              <w:rPr>
                <w:rFonts w:ascii="Cambria Math" w:hAnsi="Cambria Math" w:eastAsiaTheme="minorEastAsia"/>
                <w:i/>
                <w:noProof/>
                <w:sz w:val="20"/>
                <w:szCs w:val="20"/>
                <w:lang w:val="en-US"/>
              </w:rPr>
            </m:ctrlPr>
          </m:sSubPr>
          <m:e>
            <m:r>
              <w:rPr>
                <w:rFonts w:ascii="Cambria Math" w:hAnsi="Cambria Math" w:eastAsiaTheme="minorEastAsia"/>
                <w:noProof/>
                <w:sz w:val="20"/>
                <w:szCs w:val="20"/>
                <w:lang w:val="en-US"/>
              </w:rPr>
              <m:t>F</m:t>
            </m:r>
          </m:e>
          <m:sub>
            <m:r>
              <w:rPr>
                <w:rFonts w:ascii="Cambria Math" w:hAnsi="Cambria Math" w:eastAsiaTheme="minorEastAsia"/>
                <w:noProof/>
                <w:sz w:val="20"/>
                <w:szCs w:val="20"/>
                <w:lang w:val="en-US"/>
              </w:rPr>
              <m:t>R</m:t>
            </m:r>
          </m:sub>
        </m:sSub>
      </m:oMath>
      <w:r>
        <w:rPr>
          <w:rFonts w:eastAsiaTheme="minorEastAsia"/>
          <w:noProof/>
          <w:sz w:val="20"/>
          <w:szCs w:val="20"/>
          <w:lang w:val="en-US"/>
        </w:rPr>
        <w:tab/>
      </w:r>
      <w:r>
        <w:rPr>
          <w:rFonts w:eastAsiaTheme="minorEastAsia"/>
          <w:noProof/>
          <w:sz w:val="20"/>
          <w:szCs w:val="20"/>
          <w:lang w:val="en-US"/>
        </w:rPr>
        <w:t xml:space="preserve">              </w:t>
      </w:r>
      <m:oMath>
        <m:sSub>
          <m:sSubPr>
            <m:ctrlPr>
              <w:rPr>
                <w:rFonts w:ascii="Cambria Math" w:hAnsi="Cambria Math" w:eastAsiaTheme="minorEastAsia"/>
                <w:i/>
                <w:noProof/>
                <w:sz w:val="20"/>
                <w:szCs w:val="20"/>
                <w:lang w:val="en-US"/>
              </w:rPr>
            </m:ctrlPr>
          </m:sSubPr>
          <m:e>
            <m:r>
              <w:rPr>
                <w:rFonts w:ascii="Cambria Math" w:hAnsi="Cambria Math" w:eastAsiaTheme="minorEastAsia"/>
                <w:noProof/>
                <w:sz w:val="20"/>
                <w:szCs w:val="20"/>
                <w:lang w:val="en-US"/>
              </w:rPr>
              <m:t>M</m:t>
            </m:r>
          </m:e>
          <m:sub>
            <m:r>
              <w:rPr>
                <w:rFonts w:ascii="Cambria Math" w:hAnsi="Cambria Math" w:eastAsiaTheme="minorEastAsia"/>
                <w:noProof/>
                <w:sz w:val="20"/>
                <w:szCs w:val="20"/>
                <w:lang w:val="en-US"/>
              </w:rPr>
              <m:t>A</m:t>
            </m:r>
          </m:sub>
        </m:sSub>
        <m:r>
          <w:rPr>
            <w:rFonts w:ascii="Cambria Math" w:hAnsi="Cambria Math" w:eastAsiaTheme="minorEastAsia"/>
            <w:noProof/>
            <w:sz w:val="20"/>
            <w:szCs w:val="20"/>
            <w:lang w:val="en-US"/>
          </w:rPr>
          <m:t>=l (</m:t>
        </m:r>
        <m:sSub>
          <m:sSubPr>
            <m:ctrlPr>
              <w:rPr>
                <w:rFonts w:ascii="Cambria Math" w:hAnsi="Cambria Math" w:eastAsiaTheme="minorEastAsia"/>
                <w:i/>
                <w:noProof/>
                <w:sz w:val="20"/>
                <w:szCs w:val="20"/>
                <w:lang w:val="en-US"/>
              </w:rPr>
            </m:ctrlPr>
          </m:sSubPr>
          <m:e>
            <m:r>
              <w:rPr>
                <w:rFonts w:ascii="Cambria Math" w:hAnsi="Cambria Math" w:eastAsiaTheme="minorEastAsia"/>
                <w:noProof/>
                <w:sz w:val="20"/>
                <w:szCs w:val="20"/>
                <w:lang w:val="en-US"/>
              </w:rPr>
              <m:t>F</m:t>
            </m:r>
          </m:e>
          <m:sub>
            <m:r>
              <w:rPr>
                <w:rFonts w:ascii="Cambria Math" w:hAnsi="Cambria Math" w:eastAsiaTheme="minorEastAsia"/>
                <w:noProof/>
                <w:sz w:val="20"/>
                <w:szCs w:val="20"/>
                <w:lang w:val="en-US"/>
              </w:rPr>
              <m:t>board</m:t>
            </m:r>
          </m:sub>
        </m:sSub>
        <m:r>
          <w:rPr>
            <w:rFonts w:ascii="Cambria Math" w:hAnsi="Cambria Math" w:eastAsiaTheme="minorEastAsia"/>
            <w:noProof/>
            <w:sz w:val="20"/>
            <w:szCs w:val="20"/>
            <w:lang w:val="en-US"/>
          </w:rPr>
          <m:t>+</m:t>
        </m:r>
        <m:sSub>
          <m:sSubPr>
            <m:ctrlPr>
              <w:rPr>
                <w:rFonts w:ascii="Cambria Math" w:hAnsi="Cambria Math" w:eastAsiaTheme="minorEastAsia"/>
                <w:i/>
                <w:noProof/>
                <w:sz w:val="20"/>
                <w:szCs w:val="20"/>
                <w:lang w:val="en-US"/>
              </w:rPr>
            </m:ctrlPr>
          </m:sSubPr>
          <m:e>
            <m:r>
              <w:rPr>
                <w:rFonts w:ascii="Cambria Math" w:hAnsi="Cambria Math" w:eastAsiaTheme="minorEastAsia"/>
                <w:noProof/>
                <w:sz w:val="20"/>
                <w:szCs w:val="20"/>
                <w:lang w:val="en-US"/>
              </w:rPr>
              <m:t>F</m:t>
            </m:r>
          </m:e>
          <m:sub>
            <m:r>
              <w:rPr>
                <w:rFonts w:ascii="Cambria Math" w:hAnsi="Cambria Math" w:eastAsiaTheme="minorEastAsia"/>
                <w:noProof/>
                <w:sz w:val="20"/>
                <w:szCs w:val="20"/>
                <w:lang w:val="en-US"/>
              </w:rPr>
              <m:t>sled</m:t>
            </m:r>
          </m:sub>
        </m:sSub>
        <m:r>
          <w:rPr>
            <w:rFonts w:ascii="Cambria Math" w:hAnsi="Cambria Math" w:eastAsiaTheme="minorEastAsia"/>
            <w:noProof/>
            <w:sz w:val="20"/>
            <w:szCs w:val="20"/>
            <w:lang w:val="en-US"/>
          </w:rPr>
          <m:t>+</m:t>
        </m:r>
        <m:sSub>
          <m:sSubPr>
            <m:ctrlPr>
              <w:rPr>
                <w:rFonts w:ascii="Cambria Math" w:hAnsi="Cambria Math" w:eastAsiaTheme="minorEastAsia"/>
                <w:i/>
                <w:noProof/>
                <w:sz w:val="20"/>
                <w:szCs w:val="20"/>
                <w:lang w:val="en-US"/>
              </w:rPr>
            </m:ctrlPr>
          </m:sSubPr>
          <m:e>
            <m:r>
              <w:rPr>
                <w:rFonts w:ascii="Cambria Math" w:hAnsi="Cambria Math" w:eastAsiaTheme="minorEastAsia"/>
                <w:noProof/>
                <w:sz w:val="20"/>
                <w:szCs w:val="20"/>
                <w:lang w:val="en-US"/>
              </w:rPr>
              <m:t>2F</m:t>
            </m:r>
          </m:e>
          <m:sub>
            <m:r>
              <w:rPr>
                <w:rFonts w:ascii="Cambria Math" w:hAnsi="Cambria Math" w:eastAsiaTheme="minorEastAsia"/>
                <w:noProof/>
                <w:sz w:val="20"/>
                <w:szCs w:val="20"/>
                <w:lang w:val="en-US"/>
              </w:rPr>
              <m:t>L-Rail</m:t>
            </m:r>
          </m:sub>
        </m:sSub>
        <m:r>
          <w:rPr>
            <w:rFonts w:ascii="Cambria Math" w:hAnsi="Cambria Math" w:eastAsiaTheme="minorEastAsia"/>
            <w:noProof/>
            <w:sz w:val="20"/>
            <w:szCs w:val="20"/>
            <w:lang w:val="en-US"/>
          </w:rPr>
          <m:t>)</m:t>
        </m:r>
      </m:oMath>
    </w:p>
    <w:p w:rsidR="00F82B06" w:rsidP="00F82B06" w:rsidRDefault="00F82B06" w14:paraId="71026756" w14:textId="77777777">
      <w:pPr>
        <w:rPr>
          <w:rFonts w:eastAsiaTheme="minorEastAsia"/>
          <w:noProof/>
          <w:sz w:val="20"/>
          <w:szCs w:val="20"/>
          <w:lang w:val="en-US"/>
        </w:rPr>
      </w:pPr>
      <m:oMath>
        <m:r>
          <w:rPr>
            <w:rFonts w:ascii="Cambria Math" w:hAnsi="Cambria Math" w:eastAsiaTheme="minorEastAsia"/>
            <w:noProof/>
            <w:lang w:val="en-US"/>
          </w:rPr>
          <m:t>+↑</m:t>
        </m:r>
        <m:sSub>
          <m:sSubPr>
            <m:ctrlPr>
              <w:rPr>
                <w:rFonts w:ascii="Cambria Math" w:hAnsi="Cambria Math" w:eastAsiaTheme="minorEastAsia"/>
                <w:i/>
                <w:noProof/>
                <w:lang w:val="en-US"/>
              </w:rPr>
            </m:ctrlPr>
          </m:sSubPr>
          <m:e>
            <m:r>
              <w:rPr>
                <w:rFonts w:ascii="Cambria Math" w:hAnsi="Cambria Math" w:eastAsiaTheme="minorEastAsia"/>
                <w:noProof/>
                <w:lang w:val="en-US"/>
              </w:rPr>
              <m:t>F</m:t>
            </m:r>
          </m:e>
          <m:sub>
            <m:r>
              <w:rPr>
                <w:rFonts w:ascii="Cambria Math" w:hAnsi="Cambria Math" w:eastAsiaTheme="minorEastAsia"/>
                <w:noProof/>
                <w:lang w:val="en-US"/>
              </w:rPr>
              <m:t>y</m:t>
            </m:r>
          </m:sub>
        </m:sSub>
        <m:r>
          <w:rPr>
            <w:rFonts w:ascii="Cambria Math" w:hAnsi="Cambria Math" w:eastAsiaTheme="minorEastAsia"/>
            <w:noProof/>
            <w:sz w:val="20"/>
            <w:szCs w:val="20"/>
            <w:lang w:val="en-US"/>
          </w:rPr>
          <m:t>=49.483N</m:t>
        </m:r>
      </m:oMath>
      <w:r>
        <w:rPr>
          <w:rFonts w:eastAsiaTheme="minorEastAsia"/>
          <w:noProof/>
          <w:sz w:val="20"/>
          <w:szCs w:val="20"/>
          <w:lang w:val="en-US"/>
        </w:rPr>
        <w:tab/>
      </w:r>
      <w:r>
        <w:rPr>
          <w:rFonts w:eastAsiaTheme="minorEastAsia"/>
          <w:noProof/>
          <w:sz w:val="20"/>
          <w:szCs w:val="20"/>
          <w:lang w:val="en-US"/>
        </w:rPr>
        <w:tab/>
      </w:r>
      <w:r>
        <w:rPr>
          <w:rFonts w:eastAsiaTheme="minorEastAsia"/>
          <w:noProof/>
          <w:sz w:val="20"/>
          <w:szCs w:val="20"/>
          <w:lang w:val="en-US"/>
        </w:rPr>
        <w:tab/>
      </w:r>
      <w:r>
        <w:rPr>
          <w:rFonts w:eastAsiaTheme="minorEastAsia"/>
          <w:noProof/>
          <w:sz w:val="20"/>
          <w:szCs w:val="20"/>
          <w:lang w:val="en-US"/>
        </w:rPr>
        <w:tab/>
      </w:r>
      <w:r>
        <w:rPr>
          <w:rFonts w:eastAsiaTheme="minorEastAsia"/>
          <w:noProof/>
          <w:sz w:val="20"/>
          <w:szCs w:val="20"/>
          <w:lang w:val="en-US"/>
        </w:rPr>
        <w:t xml:space="preserve">              </w:t>
      </w:r>
      <m:oMath>
        <m:sSub>
          <m:sSubPr>
            <m:ctrlPr>
              <w:rPr>
                <w:rFonts w:ascii="Cambria Math" w:hAnsi="Cambria Math" w:eastAsiaTheme="minorEastAsia"/>
                <w:i/>
                <w:noProof/>
                <w:lang w:val="en-US"/>
              </w:rPr>
            </m:ctrlPr>
          </m:sSubPr>
          <m:e>
            <m:r>
              <w:rPr>
                <w:rFonts w:ascii="Cambria Math" w:hAnsi="Cambria Math" w:eastAsiaTheme="minorEastAsia"/>
                <w:noProof/>
                <w:lang w:val="en-US"/>
              </w:rPr>
              <m:t>M</m:t>
            </m:r>
          </m:e>
          <m:sub>
            <m:r>
              <w:rPr>
                <w:rFonts w:ascii="Cambria Math" w:hAnsi="Cambria Math" w:eastAsiaTheme="minorEastAsia"/>
                <w:noProof/>
                <w:lang w:val="en-US"/>
              </w:rPr>
              <m:t>A</m:t>
            </m:r>
          </m:sub>
        </m:sSub>
        <m:r>
          <w:rPr>
            <w:rFonts w:ascii="Cambria Math" w:hAnsi="Cambria Math" w:eastAsiaTheme="minorEastAsia"/>
            <w:noProof/>
            <w:sz w:val="20"/>
            <w:szCs w:val="20"/>
            <w:lang w:val="en-US"/>
          </w:rPr>
          <m:t>=(0.135m)(5.396N+34.335N+4.876N)</m:t>
        </m:r>
      </m:oMath>
    </w:p>
    <w:p w:rsidR="00F82B06" w:rsidP="00F82B06" w:rsidRDefault="00F82B06" w14:paraId="04433127" w14:textId="77777777">
      <w:pPr>
        <w:rPr>
          <w:rFonts w:eastAsiaTheme="minorEastAsia"/>
          <w:noProof/>
          <w:sz w:val="20"/>
          <w:szCs w:val="20"/>
          <w:lang w:val="en-US"/>
        </w:rPr>
      </w:pPr>
      <w:r>
        <w:rPr>
          <w:rFonts w:eastAsiaTheme="minorEastAsia"/>
          <w:noProof/>
          <w:sz w:val="20"/>
          <w:szCs w:val="20"/>
          <w:lang w:val="en-US"/>
        </w:rPr>
        <w:tab/>
      </w:r>
      <w:r>
        <w:rPr>
          <w:rFonts w:eastAsiaTheme="minorEastAsia"/>
          <w:noProof/>
          <w:sz w:val="20"/>
          <w:szCs w:val="20"/>
          <w:lang w:val="en-US"/>
        </w:rPr>
        <w:tab/>
      </w:r>
      <w:r>
        <w:rPr>
          <w:rFonts w:eastAsiaTheme="minorEastAsia"/>
          <w:noProof/>
          <w:sz w:val="20"/>
          <w:szCs w:val="20"/>
          <w:lang w:val="en-US"/>
        </w:rPr>
        <w:tab/>
      </w:r>
      <w:r>
        <w:rPr>
          <w:rFonts w:eastAsiaTheme="minorEastAsia"/>
          <w:noProof/>
          <w:sz w:val="20"/>
          <w:szCs w:val="20"/>
          <w:lang w:val="en-US"/>
        </w:rPr>
        <w:tab/>
      </w:r>
      <w:r>
        <w:rPr>
          <w:rFonts w:eastAsiaTheme="minorEastAsia"/>
          <w:noProof/>
          <w:sz w:val="20"/>
          <w:szCs w:val="20"/>
          <w:lang w:val="en-US"/>
        </w:rPr>
        <w:tab/>
      </w:r>
      <w:r>
        <w:rPr>
          <w:rFonts w:eastAsiaTheme="minorEastAsia"/>
          <w:noProof/>
          <w:sz w:val="20"/>
          <w:szCs w:val="20"/>
          <w:lang w:val="en-US"/>
        </w:rPr>
        <w:tab/>
      </w:r>
      <w:r>
        <w:rPr>
          <w:rFonts w:eastAsiaTheme="minorEastAsia"/>
          <w:noProof/>
          <w:sz w:val="20"/>
          <w:szCs w:val="20"/>
          <w:lang w:val="en-US"/>
        </w:rPr>
        <w:t xml:space="preserve">              </w:t>
      </w:r>
      <m:oMath>
        <m:sSub>
          <m:sSubPr>
            <m:ctrlPr>
              <w:rPr>
                <w:rFonts w:ascii="Cambria Math" w:hAnsi="Cambria Math" w:eastAsiaTheme="minorEastAsia"/>
                <w:i/>
                <w:noProof/>
                <w:lang w:val="en-US"/>
              </w:rPr>
            </m:ctrlPr>
          </m:sSubPr>
          <m:e>
            <m:r>
              <w:rPr>
                <w:rFonts w:ascii="Cambria Math" w:hAnsi="Cambria Math" w:eastAsiaTheme="minorEastAsia"/>
                <w:noProof/>
                <w:lang w:val="en-US"/>
              </w:rPr>
              <m:t>M</m:t>
            </m:r>
          </m:e>
          <m:sub>
            <m:r>
              <w:rPr>
                <w:rFonts w:ascii="Cambria Math" w:hAnsi="Cambria Math" w:eastAsiaTheme="minorEastAsia"/>
                <w:noProof/>
                <w:lang w:val="en-US"/>
              </w:rPr>
              <m:t>A</m:t>
            </m:r>
          </m:sub>
        </m:sSub>
        <m:r>
          <w:rPr>
            <w:rFonts w:ascii="Cambria Math" w:hAnsi="Cambria Math" w:eastAsiaTheme="minorEastAsia"/>
            <w:noProof/>
            <w:sz w:val="20"/>
            <w:szCs w:val="20"/>
            <w:lang w:val="en-US"/>
          </w:rPr>
          <m:t>=6.680N∙m</m:t>
        </m:r>
      </m:oMath>
    </w:p>
    <w:p w:rsidRPr="00B2496C" w:rsidR="00F82B06" w:rsidP="1D91FF77" w:rsidRDefault="001C166C" w14:paraId="20C14FA8" w14:textId="5E0B88D0" w14:noSpellErr="1">
      <w:pPr>
        <w:rPr>
          <w:rFonts w:ascii="Cambria," w:hAnsi="Cambria," w:eastAsia="Cambria," w:cs="Cambria,"/>
          <w:i w:val="1"/>
          <w:iCs w:val="1"/>
          <w:lang w:val="en-US"/>
        </w:rPr>
      </w:pPr>
      <w:r w:rsidRPr="1D91FF77" w:rsidR="1D91FF77">
        <w:rPr>
          <w:rFonts w:ascii="Cambria" w:hAnsi="Cambria" w:eastAsia="Cambria" w:cs="Cambria"/>
          <w:i w:val="1"/>
          <w:iCs w:val="1"/>
          <w:lang w:val="en-US"/>
        </w:rPr>
        <w:t>Figure 5</w:t>
      </w:r>
      <w:r w:rsidRPr="1D91FF77" w:rsidR="1D91FF77">
        <w:rPr>
          <w:rFonts w:ascii="Cambria" w:hAnsi="Cambria" w:eastAsia="Cambria" w:cs="Cambria"/>
          <w:i w:val="1"/>
          <w:iCs w:val="1"/>
          <w:lang w:val="en-US"/>
        </w:rPr>
        <w:t>: Determining the bending moment about the base support beam</w:t>
      </w:r>
    </w:p>
    <w:p w:rsidRPr="00B2496C" w:rsidR="00F82B06" w:rsidP="1D91FF77" w:rsidRDefault="59163408" w14:paraId="34742CAC" w14:textId="0D473D25" w14:noSpellErr="1">
      <w:pPr>
        <w:ind w:firstLine="720"/>
        <w:rPr>
          <w:rFonts w:ascii="Cambria," w:hAnsi="Cambria," w:eastAsia="Cambria," w:cs="Cambria,"/>
          <w:sz w:val="24"/>
          <w:szCs w:val="24"/>
          <w:lang w:val="en-US"/>
        </w:rPr>
      </w:pPr>
      <w:r w:rsidRPr="1D91FF77" w:rsidR="1D91FF77">
        <w:rPr>
          <w:rFonts w:ascii="Cambria" w:hAnsi="Cambria" w:eastAsia="Cambria" w:cs="Cambria"/>
          <w:sz w:val="24"/>
          <w:szCs w:val="24"/>
          <w:lang w:val="en-US"/>
        </w:rPr>
        <w:t>By determining the bending moment about the top and base support beams, we are able to ensure the force acting on the board and the rack are low enough for our base and beams to support.</w:t>
      </w:r>
    </w:p>
    <w:p w:rsidRPr="009D41C5" w:rsidR="00F82B06" w:rsidP="00F82B06" w:rsidRDefault="00EA2225" w14:paraId="7C736A6B" w14:textId="3F6858C0">
      <w:pPr>
        <w:rPr>
          <w:rFonts w:eastAsiaTheme="minorEastAsia"/>
          <w:i/>
          <w:noProof/>
          <w:sz w:val="20"/>
          <w:szCs w:val="20"/>
          <w:lang w:val="en-US"/>
        </w:rPr>
      </w:pPr>
      <w:r>
        <w:rPr>
          <w:rFonts w:eastAsiaTheme="minorEastAsia"/>
          <w:noProof/>
          <w:lang w:val="en-US"/>
        </w:rPr>
        <mc:AlternateContent>
          <mc:Choice Requires="wps">
            <w:drawing>
              <wp:anchor distT="0" distB="0" distL="114300" distR="114300" simplePos="0" relativeHeight="251658242" behindDoc="1" locked="0" layoutInCell="1" allowOverlap="1" wp14:anchorId="743110AE" wp14:editId="17BF0F92">
                <wp:simplePos x="0" y="0"/>
                <wp:positionH relativeFrom="column">
                  <wp:posOffset>-63500</wp:posOffset>
                </wp:positionH>
                <wp:positionV relativeFrom="paragraph">
                  <wp:posOffset>228453</wp:posOffset>
                </wp:positionV>
                <wp:extent cx="5943600" cy="2625725"/>
                <wp:effectExtent l="0" t="0" r="25400" b="15875"/>
                <wp:wrapNone/>
                <wp:docPr id="13" name="Rectangle 13"/>
                <wp:cNvGraphicFramePr/>
                <a:graphic xmlns:a="http://schemas.openxmlformats.org/drawingml/2006/main">
                  <a:graphicData uri="http://schemas.microsoft.com/office/word/2010/wordprocessingShape">
                    <wps:wsp>
                      <wps:cNvSpPr/>
                      <wps:spPr>
                        <a:xfrm>
                          <a:off x="0" y="0"/>
                          <a:ext cx="5943600" cy="2625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w14:anchorId="52BF265C">
              <v:rect id="Rectangle 13" style="position:absolute;margin-left:-5pt;margin-top:18pt;width:468pt;height:206.75pt;z-index:-25165823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ed="f" strokecolor="black [3213]" strokeweight="1pt" w14:anchorId="2C54B6C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"/>
            </w:pict>
          </mc:Fallback>
        </mc:AlternateContent>
      </w:r>
    </w:p>
    <w:p w:rsidR="00F82B06" w:rsidP="00F82B06" w:rsidRDefault="00F82B06" w14:paraId="772E548B" w14:textId="77777777">
      <w:pPr>
        <w:rPr>
          <w:rFonts w:eastAsiaTheme="minorEastAsia"/>
          <w:noProof/>
          <w:sz w:val="20"/>
          <w:szCs w:val="20"/>
          <w:lang w:val="en-US"/>
        </w:rPr>
      </w:pPr>
      <m:oMath>
        <m:r>
          <w:rPr>
            <w:rFonts w:ascii="Cambria Math" w:hAnsi="Cambria Math" w:eastAsiaTheme="minorEastAsia"/>
            <w:noProof/>
            <w:lang w:val="en-US"/>
          </w:rPr>
          <m:t>r=</m:t>
        </m:r>
        <m:f>
          <m:fPr>
            <m:ctrlPr>
              <w:rPr>
                <w:rFonts w:ascii="Cambria Math" w:hAnsi="Cambria Math" w:eastAsiaTheme="minorEastAsia"/>
                <w:i/>
                <w:noProof/>
                <w:lang w:val="en-US"/>
              </w:rPr>
            </m:ctrlPr>
          </m:fPr>
          <m:num>
            <m:sSub>
              <m:sSubPr>
                <m:ctrlPr>
                  <w:rPr>
                    <w:rFonts w:ascii="Cambria Math" w:hAnsi="Cambria Math" w:eastAsiaTheme="minorEastAsia"/>
                    <w:i/>
                    <w:noProof/>
                    <w:lang w:val="en-US"/>
                  </w:rPr>
                </m:ctrlPr>
              </m:sSubPr>
              <m:e>
                <m:r>
                  <w:rPr>
                    <w:rFonts w:ascii="Cambria Math" w:hAnsi="Cambria Math" w:eastAsiaTheme="minorEastAsia"/>
                    <w:noProof/>
                    <w:lang w:val="en-US"/>
                  </w:rPr>
                  <m:t>D</m:t>
                </m:r>
              </m:e>
              <m:sub>
                <m:r>
                  <w:rPr>
                    <w:rFonts w:ascii="Cambria Math" w:hAnsi="Cambria Math" w:eastAsiaTheme="minorEastAsia"/>
                    <w:noProof/>
                    <w:lang w:val="en-US"/>
                  </w:rPr>
                  <m:t>p</m:t>
                </m:r>
              </m:sub>
            </m:sSub>
          </m:num>
          <m:den>
            <m:r>
              <w:rPr>
                <w:rFonts w:ascii="Cambria Math" w:hAnsi="Cambria Math" w:eastAsiaTheme="minorEastAsia"/>
                <w:noProof/>
                <w:lang w:val="en-US"/>
              </w:rPr>
              <m:t>2</m:t>
            </m:r>
          </m:den>
        </m:f>
        <m:r>
          <w:rPr>
            <w:rFonts w:ascii="Cambria Math" w:hAnsi="Cambria Math" w:eastAsiaTheme="minorEastAsia"/>
            <w:noProof/>
            <w:sz w:val="20"/>
            <w:szCs w:val="20"/>
            <w:lang w:val="en-US"/>
          </w:rPr>
          <m:t>=0.00762m</m:t>
        </m:r>
      </m:oMath>
      <w:r>
        <w:rPr>
          <w:rFonts w:eastAsiaTheme="minorEastAsia"/>
          <w:noProof/>
          <w:sz w:val="20"/>
          <w:szCs w:val="20"/>
          <w:lang w:val="en-US"/>
        </w:rPr>
        <w:tab/>
      </w:r>
      <w:r>
        <w:rPr>
          <w:rFonts w:eastAsiaTheme="minorEastAsia"/>
          <w:noProof/>
          <w:sz w:val="20"/>
          <w:szCs w:val="20"/>
          <w:lang w:val="en-US"/>
        </w:rPr>
        <w:tab/>
      </w:r>
      <w:r>
        <w:rPr>
          <w:rFonts w:eastAsiaTheme="minorEastAsia"/>
          <w:noProof/>
          <w:sz w:val="20"/>
          <w:szCs w:val="20"/>
          <w:lang w:val="en-US"/>
        </w:rPr>
        <w:tab/>
      </w:r>
      <m:oMath>
        <m:sSub>
          <m:sSubPr>
            <m:ctrlPr>
              <w:rPr>
                <w:rFonts w:ascii="Cambria Math" w:hAnsi="Cambria Math" w:eastAsiaTheme="minorEastAsia"/>
                <w:i/>
                <w:noProof/>
                <w:sz w:val="20"/>
                <w:szCs w:val="20"/>
                <w:lang w:val="en-US"/>
              </w:rPr>
            </m:ctrlPr>
          </m:sSubPr>
          <m:e>
            <m:r>
              <w:rPr>
                <w:rFonts w:ascii="Cambria Math" w:hAnsi="Cambria Math" w:eastAsiaTheme="minorEastAsia"/>
                <w:noProof/>
                <w:sz w:val="20"/>
                <w:szCs w:val="20"/>
                <w:lang w:val="en-US"/>
              </w:rPr>
              <m:t>T</m:t>
            </m:r>
          </m:e>
          <m:sub>
            <m:r>
              <w:rPr>
                <w:rFonts w:ascii="Cambria Math" w:hAnsi="Cambria Math" w:eastAsiaTheme="minorEastAsia"/>
                <w:noProof/>
                <w:sz w:val="20"/>
                <w:szCs w:val="20"/>
                <w:lang w:val="en-US"/>
              </w:rPr>
              <m:t>max</m:t>
            </m:r>
          </m:sub>
        </m:sSub>
        <m:r>
          <w:rPr>
            <w:rFonts w:ascii="Cambria Math" w:hAnsi="Cambria Math" w:eastAsiaTheme="minorEastAsia"/>
            <w:noProof/>
            <w:sz w:val="20"/>
            <w:szCs w:val="20"/>
            <w:lang w:val="en-US"/>
          </w:rPr>
          <m:t>=84oz∙in=0.593N∙m</m:t>
        </m:r>
      </m:oMath>
    </w:p>
    <w:p w:rsidR="00F82B06" w:rsidP="00F82B06" w:rsidRDefault="00F82B06" w14:paraId="476E467E" w14:textId="77777777">
      <w:pPr>
        <w:rPr>
          <w:rFonts w:eastAsiaTheme="minorEastAsia"/>
          <w:noProof/>
          <w:sz w:val="20"/>
          <w:szCs w:val="20"/>
          <w:lang w:val="en-US"/>
        </w:rPr>
      </w:pPr>
    </w:p>
    <w:p w:rsidRPr="00BF552E" w:rsidR="00F82B06" w:rsidP="00F82B06" w:rsidRDefault="00AA2953" w14:paraId="6C931C1F" w14:textId="77777777">
      <w:pPr>
        <w:rPr>
          <w:rFonts w:eastAsiaTheme="minorEastAsia"/>
          <w:noProof/>
          <w:sz w:val="20"/>
          <w:szCs w:val="20"/>
          <w:lang w:val="en-US"/>
        </w:rPr>
      </w:pPr>
      <m:oMath>
        <m:sSub>
          <m:sSubPr>
            <m:ctrlPr>
              <w:rPr>
                <w:rFonts w:ascii="Cambria Math" w:hAnsi="Cambria Math" w:eastAsiaTheme="minorEastAsia"/>
                <w:i/>
                <w:noProof/>
                <w:lang w:val="en-US"/>
              </w:rPr>
            </m:ctrlPr>
          </m:sSubPr>
          <m:e>
            <m:r>
              <w:rPr>
                <w:rFonts w:ascii="Cambria Math" w:hAnsi="Cambria Math" w:eastAsiaTheme="minorEastAsia"/>
                <w:noProof/>
                <w:lang w:val="en-US"/>
              </w:rPr>
              <m:t>F</m:t>
            </m:r>
          </m:e>
          <m:sub>
            <m:r>
              <w:rPr>
                <w:rFonts w:ascii="Cambria Math" w:hAnsi="Cambria Math" w:eastAsiaTheme="minorEastAsia"/>
                <w:noProof/>
                <w:lang w:val="en-US"/>
              </w:rPr>
              <m:t>t</m:t>
            </m:r>
          </m:sub>
        </m:sSub>
        <m:r>
          <w:rPr>
            <w:rFonts w:ascii="Cambria Math" w:hAnsi="Cambria Math" w:eastAsiaTheme="minorEastAsia"/>
            <w:noProof/>
            <w:sz w:val="20"/>
            <w:szCs w:val="20"/>
            <w:lang w:val="en-US"/>
          </w:rPr>
          <m:t>=</m:t>
        </m:r>
        <m:f>
          <m:fPr>
            <m:ctrlPr>
              <w:rPr>
                <w:rFonts w:ascii="Cambria Math" w:hAnsi="Cambria Math" w:eastAsiaTheme="minorEastAsia"/>
                <w:i/>
                <w:noProof/>
                <w:sz w:val="20"/>
                <w:szCs w:val="20"/>
                <w:lang w:val="en-US"/>
              </w:rPr>
            </m:ctrlPr>
          </m:fPr>
          <m:num>
            <m:r>
              <w:rPr>
                <w:rFonts w:ascii="Cambria Math" w:hAnsi="Cambria Math" w:eastAsiaTheme="minorEastAsia"/>
                <w:noProof/>
                <w:sz w:val="20"/>
                <w:szCs w:val="20"/>
                <w:lang w:val="en-US"/>
              </w:rPr>
              <m:t>T</m:t>
            </m:r>
          </m:num>
          <m:den>
            <m:r>
              <w:rPr>
                <w:rFonts w:ascii="Cambria Math" w:hAnsi="Cambria Math" w:eastAsiaTheme="minorEastAsia"/>
                <w:noProof/>
                <w:sz w:val="20"/>
                <w:szCs w:val="20"/>
                <w:lang w:val="en-US"/>
              </w:rPr>
              <m:t>r</m:t>
            </m:r>
          </m:den>
        </m:f>
      </m:oMath>
      <w:r w:rsidR="00F82B06">
        <w:rPr>
          <w:rFonts w:eastAsiaTheme="minorEastAsia"/>
          <w:noProof/>
          <w:sz w:val="20"/>
          <w:szCs w:val="20"/>
          <w:lang w:val="en-US"/>
        </w:rPr>
        <w:tab/>
      </w:r>
      <w:r w:rsidR="00F82B06">
        <w:rPr>
          <w:rFonts w:eastAsiaTheme="minorEastAsia"/>
          <w:noProof/>
          <w:sz w:val="20"/>
          <w:szCs w:val="20"/>
          <w:lang w:val="en-US"/>
        </w:rPr>
        <w:tab/>
      </w:r>
      <w:r w:rsidR="00F82B06">
        <w:rPr>
          <w:rFonts w:eastAsiaTheme="minorEastAsia"/>
          <w:noProof/>
          <w:sz w:val="20"/>
          <w:szCs w:val="20"/>
          <w:lang w:val="en-US"/>
        </w:rPr>
        <w:tab/>
      </w:r>
      <m:oMath>
        <m:sSub>
          <m:sSubPr>
            <m:ctrlPr>
              <w:rPr>
                <w:rFonts w:ascii="Cambria Math" w:hAnsi="Cambria Math" w:eastAsiaTheme="minorEastAsia"/>
                <w:i/>
                <w:noProof/>
                <w:sz w:val="20"/>
                <w:szCs w:val="20"/>
                <w:lang w:val="en-US"/>
              </w:rPr>
            </m:ctrlPr>
          </m:sSubPr>
          <m:e>
            <m:r>
              <w:rPr>
                <w:rFonts w:ascii="Cambria Math" w:hAnsi="Cambria Math" w:eastAsiaTheme="minorEastAsia"/>
                <w:noProof/>
                <w:sz w:val="20"/>
                <w:szCs w:val="20"/>
                <w:lang w:val="en-US"/>
              </w:rPr>
              <m:t>V</m:t>
            </m:r>
          </m:e>
          <m:sub>
            <m:r>
              <w:rPr>
                <w:rFonts w:ascii="Cambria Math" w:hAnsi="Cambria Math" w:eastAsiaTheme="minorEastAsia"/>
                <w:noProof/>
                <w:sz w:val="20"/>
                <w:szCs w:val="20"/>
                <w:lang w:val="en-US"/>
              </w:rPr>
              <m:t>m</m:t>
            </m:r>
          </m:sub>
        </m:sSub>
        <m:r>
          <w:rPr>
            <w:rFonts w:ascii="Cambria Math" w:hAnsi="Cambria Math" w:eastAsiaTheme="minorEastAsia"/>
            <w:noProof/>
            <w:sz w:val="20"/>
            <w:szCs w:val="20"/>
            <w:lang w:val="en-US"/>
          </w:rPr>
          <m:t>=</m:t>
        </m:r>
        <m:f>
          <m:fPr>
            <m:ctrlPr>
              <w:rPr>
                <w:rFonts w:ascii="Cambria Math" w:hAnsi="Cambria Math" w:eastAsiaTheme="minorEastAsia"/>
                <w:i/>
                <w:noProof/>
                <w:sz w:val="20"/>
                <w:szCs w:val="20"/>
                <w:lang w:val="en-US"/>
              </w:rPr>
            </m:ctrlPr>
          </m:fPr>
          <m:num>
            <m:r>
              <w:rPr>
                <w:rFonts w:ascii="Cambria Math" w:hAnsi="Cambria Math" w:eastAsiaTheme="minorEastAsia"/>
                <w:noProof/>
                <w:sz w:val="20"/>
                <w:szCs w:val="20"/>
                <w:lang w:val="en-US"/>
              </w:rPr>
              <m:t>π</m:t>
            </m:r>
            <m:sSub>
              <m:sSubPr>
                <m:ctrlPr>
                  <w:rPr>
                    <w:rFonts w:ascii="Cambria Math" w:hAnsi="Cambria Math" w:eastAsiaTheme="minorEastAsia"/>
                    <w:i/>
                    <w:noProof/>
                    <w:sz w:val="20"/>
                    <w:szCs w:val="20"/>
                    <w:lang w:val="en-US"/>
                  </w:rPr>
                </m:ctrlPr>
              </m:sSubPr>
              <m:e>
                <m:r>
                  <w:rPr>
                    <w:rFonts w:ascii="Cambria Math" w:hAnsi="Cambria Math" w:eastAsiaTheme="minorEastAsia"/>
                    <w:noProof/>
                    <w:sz w:val="20"/>
                    <w:szCs w:val="20"/>
                    <w:lang w:val="en-US"/>
                  </w:rPr>
                  <m:t>D</m:t>
                </m:r>
              </m:e>
              <m:sub>
                <m:r>
                  <w:rPr>
                    <w:rFonts w:ascii="Cambria Math" w:hAnsi="Cambria Math" w:eastAsiaTheme="minorEastAsia"/>
                    <w:noProof/>
                    <w:sz w:val="20"/>
                    <w:szCs w:val="20"/>
                    <w:lang w:val="en-US"/>
                  </w:rPr>
                  <m:t>p</m:t>
                </m:r>
              </m:sub>
            </m:sSub>
            <m:r>
              <w:rPr>
                <w:rFonts w:ascii="Cambria Math" w:hAnsi="Cambria Math" w:eastAsiaTheme="minorEastAsia"/>
                <w:noProof/>
                <w:sz w:val="20"/>
                <w:szCs w:val="20"/>
                <w:lang w:val="en-US"/>
              </w:rPr>
              <m:t>n</m:t>
            </m:r>
          </m:num>
          <m:den>
            <m:r>
              <w:rPr>
                <w:rFonts w:ascii="Cambria Math" w:hAnsi="Cambria Math" w:eastAsiaTheme="minorEastAsia"/>
                <w:noProof/>
                <w:sz w:val="20"/>
                <w:szCs w:val="20"/>
                <w:lang w:val="en-US"/>
              </w:rPr>
              <m:t>1000</m:t>
            </m:r>
          </m:den>
        </m:f>
      </m:oMath>
      <w:r w:rsidR="00F82B06">
        <w:rPr>
          <w:rFonts w:eastAsiaTheme="minorEastAsia"/>
          <w:noProof/>
          <w:sz w:val="20"/>
          <w:szCs w:val="20"/>
          <w:lang w:val="en-US"/>
        </w:rPr>
        <w:tab/>
      </w:r>
      <w:r w:rsidR="00F82B06">
        <w:rPr>
          <w:rFonts w:eastAsiaTheme="minorEastAsia"/>
          <w:noProof/>
          <w:sz w:val="20"/>
          <w:szCs w:val="20"/>
          <w:lang w:val="en-US"/>
        </w:rPr>
        <w:tab/>
      </w:r>
      <m:oMath>
        <m:sSub>
          <m:sSubPr>
            <m:ctrlPr>
              <w:rPr>
                <w:rFonts w:ascii="Cambria Math" w:hAnsi="Cambria Math" w:eastAsiaTheme="minorEastAsia"/>
                <w:i/>
                <w:noProof/>
                <w:sz w:val="20"/>
                <w:szCs w:val="20"/>
                <w:lang w:val="en-US"/>
              </w:rPr>
            </m:ctrlPr>
          </m:sSubPr>
          <m:e>
            <m:r>
              <w:rPr>
                <w:rFonts w:ascii="Cambria Math" w:hAnsi="Cambria Math" w:eastAsiaTheme="minorEastAsia"/>
                <w:noProof/>
                <w:sz w:val="20"/>
                <w:szCs w:val="20"/>
                <w:lang w:val="en-US"/>
              </w:rPr>
              <m:t>F</m:t>
            </m:r>
          </m:e>
          <m:sub>
            <m:r>
              <w:rPr>
                <w:rFonts w:ascii="Cambria Math" w:hAnsi="Cambria Math" w:eastAsiaTheme="minorEastAsia"/>
                <w:noProof/>
                <w:sz w:val="20"/>
                <w:szCs w:val="20"/>
                <w:lang w:val="en-US"/>
              </w:rPr>
              <m:t>d</m:t>
            </m:r>
          </m:sub>
        </m:sSub>
        <m:r>
          <w:rPr>
            <w:rFonts w:ascii="Cambria Math" w:hAnsi="Cambria Math" w:eastAsiaTheme="minorEastAsia"/>
            <w:noProof/>
            <w:sz w:val="20"/>
            <w:szCs w:val="20"/>
            <w:lang w:val="en-US"/>
          </w:rPr>
          <m:t>=</m:t>
        </m:r>
        <m:f>
          <m:fPr>
            <m:ctrlPr>
              <w:rPr>
                <w:rFonts w:ascii="Cambria Math" w:hAnsi="Cambria Math" w:eastAsiaTheme="minorEastAsia"/>
                <w:i/>
                <w:noProof/>
                <w:sz w:val="20"/>
                <w:szCs w:val="20"/>
                <w:lang w:val="en-US"/>
              </w:rPr>
            </m:ctrlPr>
          </m:fPr>
          <m:num>
            <m:r>
              <w:rPr>
                <w:rFonts w:ascii="Cambria Math" w:hAnsi="Cambria Math" w:eastAsiaTheme="minorEastAsia"/>
                <w:noProof/>
                <w:sz w:val="20"/>
                <w:szCs w:val="20"/>
                <w:lang w:val="en-US"/>
              </w:rPr>
              <m:t>600+</m:t>
            </m:r>
            <m:sSub>
              <m:sSubPr>
                <m:ctrlPr>
                  <w:rPr>
                    <w:rFonts w:ascii="Cambria Math" w:hAnsi="Cambria Math" w:eastAsiaTheme="minorEastAsia"/>
                    <w:i/>
                    <w:noProof/>
                    <w:sz w:val="20"/>
                    <w:szCs w:val="20"/>
                    <w:lang w:val="en-US"/>
                  </w:rPr>
                </m:ctrlPr>
              </m:sSubPr>
              <m:e>
                <m:r>
                  <w:rPr>
                    <w:rFonts w:ascii="Cambria Math" w:hAnsi="Cambria Math" w:eastAsiaTheme="minorEastAsia"/>
                    <w:noProof/>
                    <w:sz w:val="20"/>
                    <w:szCs w:val="20"/>
                    <w:lang w:val="en-US"/>
                  </w:rPr>
                  <m:t>V</m:t>
                </m:r>
              </m:e>
              <m:sub>
                <m:r>
                  <w:rPr>
                    <w:rFonts w:ascii="Cambria Math" w:hAnsi="Cambria Math" w:eastAsiaTheme="minorEastAsia"/>
                    <w:noProof/>
                    <w:sz w:val="20"/>
                    <w:szCs w:val="20"/>
                    <w:lang w:val="en-US"/>
                  </w:rPr>
                  <m:t>m</m:t>
                </m:r>
              </m:sub>
            </m:sSub>
          </m:num>
          <m:den>
            <m:r>
              <w:rPr>
                <w:rFonts w:ascii="Cambria Math" w:hAnsi="Cambria Math" w:eastAsiaTheme="minorEastAsia"/>
                <w:noProof/>
                <w:sz w:val="20"/>
                <w:szCs w:val="20"/>
                <w:lang w:val="en-US"/>
              </w:rPr>
              <m:t>600</m:t>
            </m:r>
          </m:den>
        </m:f>
        <m:sSub>
          <m:sSubPr>
            <m:ctrlPr>
              <w:rPr>
                <w:rFonts w:ascii="Cambria Math" w:hAnsi="Cambria Math" w:eastAsiaTheme="minorEastAsia"/>
                <w:i/>
                <w:noProof/>
                <w:sz w:val="20"/>
                <w:szCs w:val="20"/>
                <w:lang w:val="en-US"/>
              </w:rPr>
            </m:ctrlPr>
          </m:sSubPr>
          <m:e>
            <m:r>
              <w:rPr>
                <w:rFonts w:ascii="Cambria Math" w:hAnsi="Cambria Math" w:eastAsiaTheme="minorEastAsia"/>
                <w:noProof/>
                <w:sz w:val="20"/>
                <w:szCs w:val="20"/>
                <w:lang w:val="en-US"/>
              </w:rPr>
              <m:t>F</m:t>
            </m:r>
          </m:e>
          <m:sub>
            <m:r>
              <w:rPr>
                <w:rFonts w:ascii="Cambria Math" w:hAnsi="Cambria Math" w:eastAsiaTheme="minorEastAsia"/>
                <w:noProof/>
                <w:sz w:val="20"/>
                <w:szCs w:val="20"/>
                <w:lang w:val="en-US"/>
              </w:rPr>
              <m:t>t</m:t>
            </m:r>
          </m:sub>
        </m:sSub>
      </m:oMath>
      <w:r w:rsidR="00F82B06">
        <w:rPr>
          <w:rFonts w:eastAsiaTheme="minorEastAsia"/>
          <w:noProof/>
          <w:sz w:val="20"/>
          <w:szCs w:val="20"/>
          <w:lang w:val="en-US"/>
        </w:rPr>
        <w:tab/>
      </w:r>
      <w:r w:rsidR="00F82B06">
        <w:rPr>
          <w:rFonts w:eastAsiaTheme="minorEastAsia"/>
          <w:noProof/>
          <w:sz w:val="20"/>
          <w:szCs w:val="20"/>
          <w:lang w:val="en-US"/>
        </w:rPr>
        <w:tab/>
      </w:r>
      <w:r w:rsidR="00F82B06">
        <w:rPr>
          <w:rFonts w:eastAsiaTheme="minorEastAsia"/>
          <w:noProof/>
          <w:sz w:val="20"/>
          <w:szCs w:val="20"/>
          <w:lang w:val="en-US"/>
        </w:rPr>
        <w:t xml:space="preserve">            </w:t>
      </w:r>
      <m:oMath>
        <m:sSub>
          <m:sSubPr>
            <m:ctrlPr>
              <w:rPr>
                <w:rFonts w:ascii="Cambria Math" w:hAnsi="Cambria Math" w:eastAsiaTheme="minorEastAsia"/>
                <w:i/>
                <w:noProof/>
                <w:sz w:val="20"/>
                <w:szCs w:val="20"/>
                <w:lang w:val="en-US"/>
              </w:rPr>
            </m:ctrlPr>
          </m:sSubPr>
          <m:e>
            <m:r>
              <w:rPr>
                <w:rFonts w:ascii="Cambria Math" w:hAnsi="Cambria Math" w:eastAsiaTheme="minorEastAsia"/>
                <w:noProof/>
                <w:sz w:val="20"/>
                <w:szCs w:val="20"/>
                <w:lang w:val="en-US"/>
              </w:rPr>
              <m:t>F</m:t>
            </m:r>
          </m:e>
          <m:sub>
            <m:r>
              <w:rPr>
                <w:rFonts w:ascii="Cambria Math" w:hAnsi="Cambria Math" w:eastAsiaTheme="minorEastAsia"/>
                <w:noProof/>
                <w:sz w:val="20"/>
                <w:szCs w:val="20"/>
                <w:lang w:val="en-US"/>
              </w:rPr>
              <m:t>s</m:t>
            </m:r>
          </m:sub>
        </m:sSub>
        <m:r>
          <w:rPr>
            <w:rFonts w:ascii="Cambria Math" w:hAnsi="Cambria Math" w:eastAsiaTheme="minorEastAsia"/>
            <w:noProof/>
            <w:sz w:val="20"/>
            <w:szCs w:val="20"/>
            <w:lang w:val="en-US"/>
          </w:rPr>
          <m:t>=</m:t>
        </m:r>
        <m:f>
          <m:fPr>
            <m:ctrlPr>
              <w:rPr>
                <w:rFonts w:ascii="Cambria Math" w:hAnsi="Cambria Math" w:eastAsiaTheme="minorEastAsia"/>
                <w:i/>
                <w:noProof/>
                <w:sz w:val="20"/>
                <w:szCs w:val="20"/>
                <w:lang w:val="en-US"/>
              </w:rPr>
            </m:ctrlPr>
          </m:fPr>
          <m:num>
            <m:sSub>
              <m:sSubPr>
                <m:ctrlPr>
                  <w:rPr>
                    <w:rFonts w:ascii="Cambria Math" w:hAnsi="Cambria Math" w:eastAsiaTheme="minorEastAsia"/>
                    <w:i/>
                    <w:noProof/>
                    <w:sz w:val="20"/>
                    <w:szCs w:val="20"/>
                    <w:lang w:val="en-US"/>
                  </w:rPr>
                </m:ctrlPr>
              </m:sSubPr>
              <m:e>
                <m:r>
                  <w:rPr>
                    <w:rFonts w:ascii="Cambria Math" w:hAnsi="Cambria Math" w:eastAsiaTheme="minorEastAsia"/>
                    <w:noProof/>
                    <w:sz w:val="20"/>
                    <w:szCs w:val="20"/>
                    <w:lang w:val="en-US"/>
                  </w:rPr>
                  <m:t>S</m:t>
                </m:r>
              </m:e>
              <m:sub>
                <m:r>
                  <w:rPr>
                    <w:rFonts w:ascii="Cambria Math" w:hAnsi="Cambria Math" w:eastAsiaTheme="minorEastAsia"/>
                    <w:noProof/>
                    <w:sz w:val="20"/>
                    <w:szCs w:val="20"/>
                    <w:lang w:val="en-US"/>
                  </w:rPr>
                  <m:t>n</m:t>
                </m:r>
              </m:sub>
            </m:sSub>
            <m:r>
              <w:rPr>
                <w:rFonts w:ascii="Cambria Math" w:hAnsi="Cambria Math" w:eastAsiaTheme="minorEastAsia"/>
                <w:noProof/>
                <w:sz w:val="20"/>
                <w:szCs w:val="20"/>
                <w:lang w:val="en-US"/>
              </w:rPr>
              <m:t>Yb</m:t>
            </m:r>
          </m:num>
          <m:den>
            <m:sSub>
              <m:sSubPr>
                <m:ctrlPr>
                  <w:rPr>
                    <w:rFonts w:ascii="Cambria Math" w:hAnsi="Cambria Math" w:eastAsiaTheme="minorEastAsia"/>
                    <w:i/>
                    <w:noProof/>
                    <w:sz w:val="20"/>
                    <w:szCs w:val="20"/>
                    <w:lang w:val="en-US"/>
                  </w:rPr>
                </m:ctrlPr>
              </m:sSubPr>
              <m:e>
                <m:r>
                  <w:rPr>
                    <w:rFonts w:ascii="Cambria Math" w:hAnsi="Cambria Math" w:eastAsiaTheme="minorEastAsia"/>
                    <w:noProof/>
                    <w:sz w:val="20"/>
                    <w:szCs w:val="20"/>
                    <w:lang w:val="en-US"/>
                  </w:rPr>
                  <m:t>P</m:t>
                </m:r>
              </m:e>
              <m:sub>
                <m:r>
                  <w:rPr>
                    <w:rFonts w:ascii="Cambria Math" w:hAnsi="Cambria Math" w:eastAsiaTheme="minorEastAsia"/>
                    <w:noProof/>
                    <w:sz w:val="20"/>
                    <w:szCs w:val="20"/>
                    <w:lang w:val="en-US"/>
                  </w:rPr>
                  <m:t>d</m:t>
                </m:r>
              </m:sub>
            </m:sSub>
          </m:den>
        </m:f>
      </m:oMath>
    </w:p>
    <w:p w:rsidRPr="008A4873" w:rsidR="00F82B06" w:rsidP="00F82B06" w:rsidRDefault="00AA2953" w14:paraId="62AAD4FC" w14:textId="77777777">
      <w:pPr>
        <w:rPr>
          <w:rFonts w:eastAsiaTheme="minorEastAsia"/>
          <w:noProof/>
          <w:sz w:val="20"/>
          <w:szCs w:val="20"/>
          <w:lang w:val="en-US"/>
        </w:rPr>
      </w:pPr>
      <m:oMath>
        <m:sSub>
          <m:sSubPr>
            <m:ctrlPr>
              <w:rPr>
                <w:rFonts w:ascii="Cambria Math" w:hAnsi="Cambria Math" w:eastAsiaTheme="minorEastAsia"/>
                <w:i/>
                <w:noProof/>
                <w:lang w:val="en-US"/>
              </w:rPr>
            </m:ctrlPr>
          </m:sSubPr>
          <m:e>
            <m:r>
              <w:rPr>
                <w:rFonts w:ascii="Cambria Math" w:hAnsi="Cambria Math" w:eastAsiaTheme="minorEastAsia"/>
                <w:noProof/>
                <w:lang w:val="en-US"/>
              </w:rPr>
              <m:t>F</m:t>
            </m:r>
          </m:e>
          <m:sub>
            <m:r>
              <w:rPr>
                <w:rFonts w:ascii="Cambria Math" w:hAnsi="Cambria Math" w:eastAsiaTheme="minorEastAsia"/>
                <w:noProof/>
                <w:lang w:val="en-US"/>
              </w:rPr>
              <m:t>t</m:t>
            </m:r>
          </m:sub>
        </m:sSub>
        <m:r>
          <w:rPr>
            <w:rFonts w:ascii="Cambria Math" w:hAnsi="Cambria Math" w:eastAsiaTheme="minorEastAsia"/>
            <w:noProof/>
            <w:sz w:val="20"/>
            <w:szCs w:val="20"/>
            <w:lang w:val="en-US"/>
          </w:rPr>
          <m:t>=</m:t>
        </m:r>
        <m:f>
          <m:fPr>
            <m:ctrlPr>
              <w:rPr>
                <w:rFonts w:ascii="Cambria Math" w:hAnsi="Cambria Math" w:eastAsiaTheme="minorEastAsia"/>
                <w:i/>
                <w:noProof/>
                <w:sz w:val="20"/>
                <w:szCs w:val="20"/>
                <w:lang w:val="en-US"/>
              </w:rPr>
            </m:ctrlPr>
          </m:fPr>
          <m:num>
            <m:r>
              <w:rPr>
                <w:rFonts w:ascii="Cambria Math" w:hAnsi="Cambria Math" w:eastAsiaTheme="minorEastAsia"/>
                <w:noProof/>
                <w:sz w:val="20"/>
                <w:szCs w:val="20"/>
                <w:lang w:val="en-US"/>
              </w:rPr>
              <m:t>0.593N∙m</m:t>
            </m:r>
          </m:num>
          <m:den>
            <m:r>
              <w:rPr>
                <w:rFonts w:ascii="Cambria Math" w:hAnsi="Cambria Math" w:eastAsiaTheme="minorEastAsia"/>
                <w:noProof/>
                <w:sz w:val="20"/>
                <w:szCs w:val="20"/>
                <w:lang w:val="en-US"/>
              </w:rPr>
              <m:t>0.00762m</m:t>
            </m:r>
          </m:den>
        </m:f>
      </m:oMath>
      <w:r w:rsidR="00F82B06">
        <w:rPr>
          <w:rFonts w:eastAsiaTheme="minorEastAsia"/>
          <w:noProof/>
          <w:sz w:val="20"/>
          <w:szCs w:val="20"/>
          <w:lang w:val="en-US"/>
        </w:rPr>
        <w:tab/>
      </w:r>
      <w:r w:rsidR="00F82B06">
        <w:rPr>
          <w:rFonts w:eastAsiaTheme="minorEastAsia"/>
          <w:noProof/>
          <w:sz w:val="20"/>
          <w:szCs w:val="20"/>
          <w:lang w:val="en-US"/>
        </w:rPr>
        <w:tab/>
      </w:r>
      <m:oMath>
        <m:sSub>
          <m:sSubPr>
            <m:ctrlPr>
              <w:rPr>
                <w:rFonts w:ascii="Cambria Math" w:hAnsi="Cambria Math" w:eastAsiaTheme="minorEastAsia"/>
                <w:i/>
                <w:noProof/>
                <w:sz w:val="20"/>
                <w:szCs w:val="20"/>
                <w:lang w:val="en-US"/>
              </w:rPr>
            </m:ctrlPr>
          </m:sSubPr>
          <m:e>
            <m:r>
              <w:rPr>
                <w:rFonts w:ascii="Cambria Math" w:hAnsi="Cambria Math" w:eastAsiaTheme="minorEastAsia"/>
                <w:noProof/>
                <w:sz w:val="20"/>
                <w:szCs w:val="20"/>
                <w:lang w:val="en-US"/>
              </w:rPr>
              <m:t>V</m:t>
            </m:r>
          </m:e>
          <m:sub>
            <m:r>
              <w:rPr>
                <w:rFonts w:ascii="Cambria Math" w:hAnsi="Cambria Math" w:eastAsiaTheme="minorEastAsia"/>
                <w:noProof/>
                <w:sz w:val="20"/>
                <w:szCs w:val="20"/>
                <w:lang w:val="en-US"/>
              </w:rPr>
              <m:t>m</m:t>
            </m:r>
          </m:sub>
        </m:sSub>
        <m:r>
          <w:rPr>
            <w:rFonts w:ascii="Cambria Math" w:hAnsi="Cambria Math" w:eastAsiaTheme="minorEastAsia"/>
            <w:noProof/>
            <w:sz w:val="20"/>
            <w:szCs w:val="20"/>
            <w:lang w:val="en-US"/>
          </w:rPr>
          <m:t>=</m:t>
        </m:r>
        <m:f>
          <m:fPr>
            <m:ctrlPr>
              <w:rPr>
                <w:rFonts w:ascii="Cambria Math" w:hAnsi="Cambria Math" w:eastAsiaTheme="minorEastAsia"/>
                <w:i/>
                <w:noProof/>
                <w:sz w:val="20"/>
                <w:szCs w:val="20"/>
                <w:lang w:val="en-US"/>
              </w:rPr>
            </m:ctrlPr>
          </m:fPr>
          <m:num>
            <m:r>
              <w:rPr>
                <w:rFonts w:ascii="Cambria Math" w:hAnsi="Cambria Math" w:eastAsiaTheme="minorEastAsia"/>
                <w:noProof/>
                <w:sz w:val="20"/>
                <w:szCs w:val="20"/>
                <w:lang w:val="en-US"/>
              </w:rPr>
              <m:t>π(0.0152m)(15)</m:t>
            </m:r>
          </m:num>
          <m:den>
            <m:r>
              <w:rPr>
                <w:rFonts w:ascii="Cambria Math" w:hAnsi="Cambria Math" w:eastAsiaTheme="minorEastAsia"/>
                <w:noProof/>
                <w:sz w:val="20"/>
                <w:szCs w:val="20"/>
                <w:lang w:val="en-US"/>
              </w:rPr>
              <m:t>1000</m:t>
            </m:r>
          </m:den>
        </m:f>
      </m:oMath>
      <w:r w:rsidR="00F82B06">
        <w:rPr>
          <w:rFonts w:eastAsiaTheme="minorEastAsia"/>
          <w:noProof/>
          <w:sz w:val="20"/>
          <w:szCs w:val="20"/>
          <w:lang w:val="en-US"/>
        </w:rPr>
        <w:tab/>
      </w:r>
      <m:oMath>
        <m:sSub>
          <m:sSubPr>
            <m:ctrlPr>
              <w:rPr>
                <w:rFonts w:ascii="Cambria Math" w:hAnsi="Cambria Math" w:eastAsiaTheme="minorEastAsia"/>
                <w:i/>
                <w:noProof/>
                <w:sz w:val="20"/>
                <w:szCs w:val="20"/>
                <w:lang w:val="en-US"/>
              </w:rPr>
            </m:ctrlPr>
          </m:sSubPr>
          <m:e>
            <m:r>
              <w:rPr>
                <w:rFonts w:ascii="Cambria Math" w:hAnsi="Cambria Math" w:eastAsiaTheme="minorEastAsia"/>
                <w:noProof/>
                <w:sz w:val="20"/>
                <w:szCs w:val="20"/>
                <w:lang w:val="en-US"/>
              </w:rPr>
              <m:t>F</m:t>
            </m:r>
          </m:e>
          <m:sub>
            <m:r>
              <w:rPr>
                <w:rFonts w:ascii="Cambria Math" w:hAnsi="Cambria Math" w:eastAsiaTheme="minorEastAsia"/>
                <w:noProof/>
                <w:sz w:val="20"/>
                <w:szCs w:val="20"/>
                <w:lang w:val="en-US"/>
              </w:rPr>
              <m:t>d</m:t>
            </m:r>
          </m:sub>
        </m:sSub>
        <m:r>
          <w:rPr>
            <w:rFonts w:ascii="Cambria Math" w:hAnsi="Cambria Math" w:eastAsiaTheme="minorEastAsia"/>
            <w:noProof/>
            <w:sz w:val="20"/>
            <w:szCs w:val="20"/>
            <w:lang w:val="en-US"/>
          </w:rPr>
          <m:t>=</m:t>
        </m:r>
        <m:f>
          <m:fPr>
            <m:ctrlPr>
              <w:rPr>
                <w:rFonts w:ascii="Cambria Math" w:hAnsi="Cambria Math" w:eastAsiaTheme="minorEastAsia"/>
                <w:i/>
                <w:noProof/>
                <w:sz w:val="20"/>
                <w:szCs w:val="20"/>
                <w:lang w:val="en-US"/>
              </w:rPr>
            </m:ctrlPr>
          </m:fPr>
          <m:num>
            <m:r>
              <w:rPr>
                <w:rFonts w:ascii="Cambria Math" w:hAnsi="Cambria Math" w:eastAsiaTheme="minorEastAsia"/>
                <w:noProof/>
                <w:sz w:val="20"/>
                <w:szCs w:val="20"/>
                <w:lang w:val="en-US"/>
              </w:rPr>
              <m:t>600+</m:t>
            </m:r>
            <m:d>
              <m:dPr>
                <m:ctrlPr>
                  <w:rPr>
                    <w:rFonts w:ascii="Cambria Math" w:hAnsi="Cambria Math" w:eastAsiaTheme="minorEastAsia"/>
                    <w:i/>
                    <w:noProof/>
                    <w:sz w:val="20"/>
                    <w:szCs w:val="20"/>
                    <w:lang w:val="en-US"/>
                  </w:rPr>
                </m:ctrlPr>
              </m:dPr>
              <m:e>
                <m:r>
                  <w:rPr>
                    <w:rFonts w:ascii="Cambria Math" w:hAnsi="Cambria Math" w:eastAsiaTheme="minorEastAsia"/>
                    <w:noProof/>
                    <w:sz w:val="20"/>
                    <w:szCs w:val="20"/>
                    <w:lang w:val="en-US"/>
                  </w:rPr>
                  <m:t>1.19×</m:t>
                </m:r>
                <m:sSup>
                  <m:sSupPr>
                    <m:ctrlPr>
                      <w:rPr>
                        <w:rFonts w:ascii="Cambria Math" w:hAnsi="Cambria Math" w:eastAsiaTheme="minorEastAsia"/>
                        <w:i/>
                        <w:noProof/>
                        <w:sz w:val="20"/>
                        <w:szCs w:val="20"/>
                        <w:lang w:val="en-US"/>
                      </w:rPr>
                    </m:ctrlPr>
                  </m:sSupPr>
                  <m:e>
                    <m:r>
                      <w:rPr>
                        <w:rFonts w:ascii="Cambria Math" w:hAnsi="Cambria Math" w:eastAsiaTheme="minorEastAsia"/>
                        <w:noProof/>
                        <w:sz w:val="20"/>
                        <w:szCs w:val="20"/>
                        <w:lang w:val="en-US"/>
                      </w:rPr>
                      <m:t>10</m:t>
                    </m:r>
                  </m:e>
                  <m:sup>
                    <m:r>
                      <w:rPr>
                        <w:rFonts w:ascii="Cambria Math" w:hAnsi="Cambria Math" w:eastAsiaTheme="minorEastAsia"/>
                        <w:noProof/>
                        <w:sz w:val="20"/>
                        <w:szCs w:val="20"/>
                        <w:lang w:val="en-US"/>
                      </w:rPr>
                      <m:t>-5</m:t>
                    </m:r>
                  </m:sup>
                </m:sSup>
              </m:e>
            </m:d>
          </m:num>
          <m:den>
            <m:r>
              <w:rPr>
                <w:rFonts w:ascii="Cambria Math" w:hAnsi="Cambria Math" w:eastAsiaTheme="minorEastAsia"/>
                <w:noProof/>
                <w:sz w:val="20"/>
                <w:szCs w:val="20"/>
                <w:lang w:val="en-US"/>
              </w:rPr>
              <m:t>600</m:t>
            </m:r>
          </m:den>
        </m:f>
        <m:r>
          <w:rPr>
            <w:rFonts w:ascii="Cambria Math" w:hAnsi="Cambria Math" w:eastAsiaTheme="minorEastAsia"/>
            <w:noProof/>
            <w:sz w:val="20"/>
            <w:szCs w:val="20"/>
            <w:lang w:val="en-US"/>
          </w:rPr>
          <m:t>(77.82)</m:t>
        </m:r>
      </m:oMath>
      <w:r w:rsidR="00F82B06">
        <w:rPr>
          <w:rFonts w:eastAsiaTheme="minorEastAsia"/>
          <w:noProof/>
          <w:sz w:val="20"/>
          <w:szCs w:val="20"/>
          <w:lang w:val="en-US"/>
        </w:rPr>
        <w:t xml:space="preserve">         </w:t>
      </w:r>
      <m:oMath>
        <m:sSub>
          <m:sSubPr>
            <m:ctrlPr>
              <w:rPr>
                <w:rFonts w:ascii="Cambria Math" w:hAnsi="Cambria Math" w:eastAsiaTheme="minorEastAsia"/>
                <w:i/>
                <w:noProof/>
                <w:sz w:val="20"/>
                <w:szCs w:val="20"/>
                <w:lang w:val="en-US"/>
              </w:rPr>
            </m:ctrlPr>
          </m:sSubPr>
          <m:e>
            <m:r>
              <w:rPr>
                <w:rFonts w:ascii="Cambria Math" w:hAnsi="Cambria Math" w:eastAsiaTheme="minorEastAsia"/>
                <w:noProof/>
                <w:sz w:val="20"/>
                <w:szCs w:val="20"/>
                <w:lang w:val="en-US"/>
              </w:rPr>
              <m:t>F</m:t>
            </m:r>
          </m:e>
          <m:sub>
            <m:r>
              <w:rPr>
                <w:rFonts w:ascii="Cambria Math" w:hAnsi="Cambria Math" w:eastAsiaTheme="minorEastAsia"/>
                <w:noProof/>
                <w:sz w:val="20"/>
                <w:szCs w:val="20"/>
                <w:lang w:val="en-US"/>
              </w:rPr>
              <m:t>s</m:t>
            </m:r>
          </m:sub>
        </m:sSub>
        <m:r>
          <w:rPr>
            <w:rFonts w:ascii="Cambria Math" w:hAnsi="Cambria Math" w:eastAsiaTheme="minorEastAsia"/>
            <w:noProof/>
            <w:sz w:val="20"/>
            <w:szCs w:val="20"/>
            <w:lang w:val="en-US"/>
          </w:rPr>
          <m:t>=</m:t>
        </m:r>
        <m:f>
          <m:fPr>
            <m:ctrlPr>
              <w:rPr>
                <w:rFonts w:ascii="Cambria Math" w:hAnsi="Cambria Math" w:eastAsiaTheme="minorEastAsia"/>
                <w:i/>
                <w:noProof/>
                <w:sz w:val="20"/>
                <w:szCs w:val="20"/>
                <w:lang w:val="en-US"/>
              </w:rPr>
            </m:ctrlPr>
          </m:fPr>
          <m:num>
            <m:r>
              <w:rPr>
                <w:rFonts w:ascii="Cambria Math" w:hAnsi="Cambria Math" w:eastAsiaTheme="minorEastAsia"/>
                <w:noProof/>
                <w:sz w:val="20"/>
                <w:szCs w:val="20"/>
                <w:lang w:val="en-US"/>
              </w:rPr>
              <m:t>(1270)(0.245)(0.00635)</m:t>
            </m:r>
          </m:num>
          <m:den>
            <m:r>
              <w:rPr>
                <w:rFonts w:ascii="Cambria Math" w:hAnsi="Cambria Math" w:eastAsiaTheme="minorEastAsia"/>
                <w:noProof/>
                <w:sz w:val="20"/>
                <w:szCs w:val="20"/>
                <w:lang w:val="en-US"/>
              </w:rPr>
              <m:t>0.0159</m:t>
            </m:r>
          </m:den>
        </m:f>
      </m:oMath>
    </w:p>
    <w:p w:rsidRPr="0096125F" w:rsidR="00F82B06" w:rsidP="00F82B06" w:rsidRDefault="00AA2953" w14:paraId="4EB9ADF9" w14:textId="77777777">
      <w:pPr>
        <w:rPr>
          <w:rFonts w:eastAsiaTheme="minorEastAsia"/>
          <w:noProof/>
          <w:sz w:val="20"/>
          <w:szCs w:val="20"/>
          <w:lang w:val="en-US"/>
        </w:rPr>
      </w:pPr>
      <m:oMath>
        <m:sSub>
          <m:sSubPr>
            <m:ctrlPr>
              <w:rPr>
                <w:rFonts w:ascii="Cambria Math" w:hAnsi="Cambria Math" w:eastAsiaTheme="minorEastAsia"/>
                <w:i/>
                <w:noProof/>
                <w:lang w:val="en-US"/>
              </w:rPr>
            </m:ctrlPr>
          </m:sSubPr>
          <m:e>
            <m:r>
              <w:rPr>
                <w:rFonts w:ascii="Cambria Math" w:hAnsi="Cambria Math" w:eastAsiaTheme="minorEastAsia"/>
                <w:noProof/>
                <w:lang w:val="en-US"/>
              </w:rPr>
              <m:t>F</m:t>
            </m:r>
          </m:e>
          <m:sub>
            <m:r>
              <w:rPr>
                <w:rFonts w:ascii="Cambria Math" w:hAnsi="Cambria Math" w:eastAsiaTheme="minorEastAsia"/>
                <w:noProof/>
                <w:lang w:val="en-US"/>
              </w:rPr>
              <m:t>t</m:t>
            </m:r>
          </m:sub>
        </m:sSub>
        <m:r>
          <w:rPr>
            <w:rFonts w:ascii="Cambria Math" w:hAnsi="Cambria Math" w:eastAsiaTheme="minorEastAsia"/>
            <w:noProof/>
            <w:sz w:val="20"/>
            <w:szCs w:val="20"/>
            <w:lang w:val="en-US"/>
          </w:rPr>
          <m:t>=77.821N</m:t>
        </m:r>
      </m:oMath>
      <w:r w:rsidR="00F82B06">
        <w:rPr>
          <w:rFonts w:eastAsiaTheme="minorEastAsia"/>
          <w:noProof/>
          <w:sz w:val="20"/>
          <w:szCs w:val="20"/>
          <w:lang w:val="en-US"/>
        </w:rPr>
        <w:tab/>
      </w:r>
      <w:r w:rsidR="00F82B06">
        <w:rPr>
          <w:rFonts w:eastAsiaTheme="minorEastAsia"/>
          <w:noProof/>
          <w:sz w:val="20"/>
          <w:szCs w:val="20"/>
          <w:lang w:val="en-US"/>
        </w:rPr>
        <w:tab/>
      </w:r>
      <m:oMath>
        <m:sSub>
          <m:sSubPr>
            <m:ctrlPr>
              <w:rPr>
                <w:rFonts w:ascii="Cambria Math" w:hAnsi="Cambria Math" w:eastAsiaTheme="minorEastAsia"/>
                <w:i/>
                <w:noProof/>
                <w:sz w:val="20"/>
                <w:szCs w:val="20"/>
                <w:lang w:val="en-US"/>
              </w:rPr>
            </m:ctrlPr>
          </m:sSubPr>
          <m:e>
            <m:r>
              <w:rPr>
                <w:rFonts w:ascii="Cambria Math" w:hAnsi="Cambria Math" w:eastAsiaTheme="minorEastAsia"/>
                <w:noProof/>
                <w:sz w:val="20"/>
                <w:szCs w:val="20"/>
                <w:lang w:val="en-US"/>
              </w:rPr>
              <m:t>V</m:t>
            </m:r>
          </m:e>
          <m:sub>
            <m:r>
              <w:rPr>
                <w:rFonts w:ascii="Cambria Math" w:hAnsi="Cambria Math" w:eastAsiaTheme="minorEastAsia"/>
                <w:noProof/>
                <w:sz w:val="20"/>
                <w:szCs w:val="20"/>
                <w:lang w:val="en-US"/>
              </w:rPr>
              <m:t>m</m:t>
            </m:r>
          </m:sub>
        </m:sSub>
        <m:r>
          <w:rPr>
            <w:rFonts w:ascii="Cambria Math" w:hAnsi="Cambria Math" w:eastAsiaTheme="minorEastAsia"/>
            <w:noProof/>
            <w:sz w:val="20"/>
            <w:szCs w:val="20"/>
            <w:lang w:val="en-US"/>
          </w:rPr>
          <m:t>=7.16×</m:t>
        </m:r>
        <m:sSup>
          <m:sSupPr>
            <m:ctrlPr>
              <w:rPr>
                <w:rFonts w:ascii="Cambria Math" w:hAnsi="Cambria Math" w:eastAsiaTheme="minorEastAsia"/>
                <w:i/>
                <w:noProof/>
                <w:sz w:val="20"/>
                <w:szCs w:val="20"/>
                <w:lang w:val="en-US"/>
              </w:rPr>
            </m:ctrlPr>
          </m:sSupPr>
          <m:e>
            <m:r>
              <w:rPr>
                <w:rFonts w:ascii="Cambria Math" w:hAnsi="Cambria Math" w:eastAsiaTheme="minorEastAsia"/>
                <w:noProof/>
                <w:sz w:val="20"/>
                <w:szCs w:val="20"/>
                <w:lang w:val="en-US"/>
              </w:rPr>
              <m:t>10</m:t>
            </m:r>
          </m:e>
          <m:sup>
            <m:r>
              <w:rPr>
                <w:rFonts w:ascii="Cambria Math" w:hAnsi="Cambria Math" w:eastAsiaTheme="minorEastAsia"/>
                <w:noProof/>
                <w:sz w:val="20"/>
                <w:szCs w:val="20"/>
                <w:lang w:val="en-US"/>
              </w:rPr>
              <m:t>-4</m:t>
            </m:r>
          </m:sup>
        </m:sSup>
        <m:f>
          <m:fPr>
            <m:ctrlPr>
              <w:rPr>
                <w:rFonts w:ascii="Cambria Math" w:hAnsi="Cambria Math" w:eastAsiaTheme="minorEastAsia"/>
                <w:i/>
                <w:noProof/>
                <w:sz w:val="20"/>
                <w:szCs w:val="20"/>
                <w:lang w:val="en-US"/>
              </w:rPr>
            </m:ctrlPr>
          </m:fPr>
          <m:num>
            <m:r>
              <w:rPr>
                <w:rFonts w:ascii="Cambria Math" w:hAnsi="Cambria Math" w:eastAsiaTheme="minorEastAsia"/>
                <w:noProof/>
                <w:sz w:val="20"/>
                <w:szCs w:val="20"/>
                <w:lang w:val="en-US"/>
              </w:rPr>
              <m:t>m</m:t>
            </m:r>
          </m:num>
          <m:den>
            <m:r>
              <w:rPr>
                <w:rFonts w:ascii="Cambria Math" w:hAnsi="Cambria Math" w:eastAsiaTheme="minorEastAsia"/>
                <w:noProof/>
                <w:sz w:val="20"/>
                <w:szCs w:val="20"/>
                <w:lang w:val="en-US"/>
              </w:rPr>
              <m:t>min</m:t>
            </m:r>
          </m:den>
        </m:f>
      </m:oMath>
      <w:r w:rsidR="00F82B06">
        <w:rPr>
          <w:rFonts w:eastAsiaTheme="minorEastAsia"/>
          <w:noProof/>
          <w:sz w:val="20"/>
          <w:szCs w:val="20"/>
          <w:lang w:val="en-US"/>
        </w:rPr>
        <w:tab/>
      </w:r>
      <m:oMath>
        <m:sSub>
          <m:sSubPr>
            <m:ctrlPr>
              <w:rPr>
                <w:rFonts w:ascii="Cambria Math" w:hAnsi="Cambria Math" w:eastAsiaTheme="minorEastAsia"/>
                <w:i/>
                <w:noProof/>
                <w:sz w:val="20"/>
                <w:szCs w:val="20"/>
                <w:lang w:val="en-US"/>
              </w:rPr>
            </m:ctrlPr>
          </m:sSubPr>
          <m:e>
            <m:r>
              <w:rPr>
                <w:rFonts w:ascii="Cambria Math" w:hAnsi="Cambria Math" w:eastAsiaTheme="minorEastAsia"/>
                <w:noProof/>
                <w:sz w:val="20"/>
                <w:szCs w:val="20"/>
                <w:lang w:val="en-US"/>
              </w:rPr>
              <m:t>F</m:t>
            </m:r>
          </m:e>
          <m:sub>
            <m:r>
              <w:rPr>
                <w:rFonts w:ascii="Cambria Math" w:hAnsi="Cambria Math" w:eastAsiaTheme="minorEastAsia"/>
                <w:noProof/>
                <w:sz w:val="20"/>
                <w:szCs w:val="20"/>
                <w:lang w:val="en-US"/>
              </w:rPr>
              <m:t>d</m:t>
            </m:r>
          </m:sub>
        </m:sSub>
        <m:r>
          <w:rPr>
            <w:rFonts w:ascii="Cambria Math" w:hAnsi="Cambria Math" w:eastAsiaTheme="minorEastAsia"/>
            <w:noProof/>
            <w:sz w:val="20"/>
            <w:szCs w:val="20"/>
            <w:lang w:val="en-US"/>
          </w:rPr>
          <m:t>=77.82N</m:t>
        </m:r>
      </m:oMath>
      <w:r w:rsidR="00F82B06">
        <w:rPr>
          <w:rFonts w:eastAsiaTheme="minorEastAsia"/>
          <w:noProof/>
          <w:sz w:val="20"/>
          <w:szCs w:val="20"/>
          <w:lang w:val="en-US"/>
        </w:rPr>
        <w:tab/>
      </w:r>
      <w:r w:rsidR="00F82B06">
        <w:rPr>
          <w:rFonts w:eastAsiaTheme="minorEastAsia"/>
          <w:noProof/>
          <w:sz w:val="20"/>
          <w:szCs w:val="20"/>
          <w:lang w:val="en-US"/>
        </w:rPr>
        <w:tab/>
      </w:r>
      <w:r w:rsidR="00F82B06">
        <w:rPr>
          <w:rFonts w:eastAsiaTheme="minorEastAsia"/>
          <w:noProof/>
          <w:sz w:val="20"/>
          <w:szCs w:val="20"/>
          <w:lang w:val="en-US"/>
        </w:rPr>
        <w:t xml:space="preserve">            </w:t>
      </w:r>
      <m:oMath>
        <m:sSub>
          <m:sSubPr>
            <m:ctrlPr>
              <w:rPr>
                <w:rFonts w:ascii="Cambria Math" w:hAnsi="Cambria Math" w:eastAsiaTheme="minorEastAsia"/>
                <w:i/>
                <w:noProof/>
                <w:sz w:val="20"/>
                <w:szCs w:val="20"/>
                <w:lang w:val="en-US"/>
              </w:rPr>
            </m:ctrlPr>
          </m:sSubPr>
          <m:e>
            <m:r>
              <w:rPr>
                <w:rFonts w:ascii="Cambria Math" w:hAnsi="Cambria Math" w:eastAsiaTheme="minorEastAsia"/>
                <w:noProof/>
                <w:sz w:val="20"/>
                <w:szCs w:val="20"/>
                <w:lang w:val="en-US"/>
              </w:rPr>
              <m:t>F</m:t>
            </m:r>
          </m:e>
          <m:sub>
            <m:r>
              <w:rPr>
                <w:rFonts w:ascii="Cambria Math" w:hAnsi="Cambria Math" w:eastAsiaTheme="minorEastAsia"/>
                <w:noProof/>
                <w:sz w:val="20"/>
                <w:szCs w:val="20"/>
                <w:lang w:val="en-US"/>
              </w:rPr>
              <m:t>s</m:t>
            </m:r>
          </m:sub>
        </m:sSub>
        <m:r>
          <w:rPr>
            <w:rFonts w:ascii="Cambria Math" w:hAnsi="Cambria Math" w:eastAsiaTheme="minorEastAsia"/>
            <w:noProof/>
            <w:sz w:val="20"/>
            <w:szCs w:val="20"/>
            <w:lang w:val="en-US"/>
          </w:rPr>
          <m:t>=111.54N</m:t>
        </m:r>
      </m:oMath>
    </w:p>
    <w:p w:rsidR="00F82B06" w:rsidP="00F82B06" w:rsidRDefault="00F82B06" w14:paraId="44540EE9" w14:textId="77777777">
      <w:pPr>
        <w:rPr>
          <w:rFonts w:eastAsiaTheme="minorEastAsia"/>
          <w:noProof/>
          <w:sz w:val="20"/>
          <w:szCs w:val="20"/>
          <w:lang w:val="en-US"/>
        </w:rPr>
      </w:pPr>
      <w:r>
        <w:rPr>
          <w:rFonts w:eastAsiaTheme="minorEastAsia"/>
          <w:noProof/>
          <w:lang w:val="en-US"/>
        </w:rPr>
        <w:tab/>
      </w:r>
      <w:r>
        <w:rPr>
          <w:rFonts w:eastAsiaTheme="minorEastAsia"/>
          <w:noProof/>
          <w:lang w:val="en-US"/>
        </w:rPr>
        <w:tab/>
      </w:r>
      <w:r>
        <w:rPr>
          <w:rFonts w:eastAsiaTheme="minorEastAsia"/>
          <w:noProof/>
          <w:lang w:val="en-US"/>
        </w:rPr>
        <w:tab/>
      </w:r>
      <m:oMath>
        <m:sSub>
          <m:sSubPr>
            <m:ctrlPr>
              <w:rPr>
                <w:rFonts w:ascii="Cambria Math" w:hAnsi="Cambria Math" w:eastAsiaTheme="minorEastAsia"/>
                <w:i/>
                <w:noProof/>
                <w:sz w:val="20"/>
                <w:szCs w:val="20"/>
                <w:lang w:val="en-US"/>
              </w:rPr>
            </m:ctrlPr>
          </m:sSubPr>
          <m:e>
            <m:r>
              <w:rPr>
                <w:rFonts w:ascii="Cambria Math" w:hAnsi="Cambria Math" w:eastAsiaTheme="minorEastAsia"/>
                <w:noProof/>
                <w:sz w:val="20"/>
                <w:szCs w:val="20"/>
                <w:lang w:val="en-US"/>
              </w:rPr>
              <m:t>V</m:t>
            </m:r>
          </m:e>
          <m:sub>
            <m:r>
              <w:rPr>
                <w:rFonts w:ascii="Cambria Math" w:hAnsi="Cambria Math" w:eastAsiaTheme="minorEastAsia"/>
                <w:noProof/>
                <w:sz w:val="20"/>
                <w:szCs w:val="20"/>
                <w:lang w:val="en-US"/>
              </w:rPr>
              <m:t>m</m:t>
            </m:r>
          </m:sub>
        </m:sSub>
        <m:r>
          <w:rPr>
            <w:rFonts w:ascii="Cambria Math" w:hAnsi="Cambria Math" w:eastAsiaTheme="minorEastAsia"/>
            <w:noProof/>
            <w:sz w:val="20"/>
            <w:szCs w:val="20"/>
            <w:lang w:val="en-US"/>
          </w:rPr>
          <m:t>=1.19×</m:t>
        </m:r>
        <m:sSup>
          <m:sSupPr>
            <m:ctrlPr>
              <w:rPr>
                <w:rFonts w:ascii="Cambria Math" w:hAnsi="Cambria Math" w:eastAsiaTheme="minorEastAsia"/>
                <w:i/>
                <w:noProof/>
                <w:sz w:val="20"/>
                <w:szCs w:val="20"/>
                <w:lang w:val="en-US"/>
              </w:rPr>
            </m:ctrlPr>
          </m:sSupPr>
          <m:e>
            <m:r>
              <w:rPr>
                <w:rFonts w:ascii="Cambria Math" w:hAnsi="Cambria Math" w:eastAsiaTheme="minorEastAsia"/>
                <w:noProof/>
                <w:sz w:val="20"/>
                <w:szCs w:val="20"/>
                <w:lang w:val="en-US"/>
              </w:rPr>
              <m:t>10</m:t>
            </m:r>
          </m:e>
          <m:sup>
            <m:r>
              <w:rPr>
                <w:rFonts w:ascii="Cambria Math" w:hAnsi="Cambria Math" w:eastAsiaTheme="minorEastAsia"/>
                <w:noProof/>
                <w:sz w:val="20"/>
                <w:szCs w:val="20"/>
                <w:lang w:val="en-US"/>
              </w:rPr>
              <m:t>-5</m:t>
            </m:r>
          </m:sup>
        </m:sSup>
        <m:f>
          <m:fPr>
            <m:ctrlPr>
              <w:rPr>
                <w:rFonts w:ascii="Cambria Math" w:hAnsi="Cambria Math" w:eastAsiaTheme="minorEastAsia"/>
                <w:i/>
                <w:noProof/>
                <w:sz w:val="20"/>
                <w:szCs w:val="20"/>
                <w:lang w:val="en-US"/>
              </w:rPr>
            </m:ctrlPr>
          </m:fPr>
          <m:num>
            <m:r>
              <w:rPr>
                <w:rFonts w:ascii="Cambria Math" w:hAnsi="Cambria Math" w:eastAsiaTheme="minorEastAsia"/>
                <w:noProof/>
                <w:sz w:val="20"/>
                <w:szCs w:val="20"/>
                <w:lang w:val="en-US"/>
              </w:rPr>
              <m:t>m</m:t>
            </m:r>
          </m:num>
          <m:den>
            <m:r>
              <w:rPr>
                <w:rFonts w:ascii="Cambria Math" w:hAnsi="Cambria Math" w:eastAsiaTheme="minorEastAsia"/>
                <w:noProof/>
                <w:sz w:val="20"/>
                <w:szCs w:val="20"/>
                <w:lang w:val="en-US"/>
              </w:rPr>
              <m:t>s</m:t>
            </m:r>
          </m:den>
        </m:f>
      </m:oMath>
      <w:r>
        <w:rPr>
          <w:rFonts w:eastAsiaTheme="minorEastAsia"/>
          <w:noProof/>
          <w:sz w:val="20"/>
          <w:szCs w:val="20"/>
          <w:lang w:val="en-US"/>
        </w:rPr>
        <w:tab/>
      </w:r>
    </w:p>
    <w:p w:rsidR="00F82B06" w:rsidP="00F82B06" w:rsidRDefault="00F82B06" w14:paraId="67CCD83C" w14:textId="77777777">
      <w:pPr>
        <w:rPr>
          <w:rFonts w:eastAsiaTheme="minorEastAsia"/>
          <w:noProof/>
          <w:sz w:val="20"/>
          <w:szCs w:val="20"/>
          <w:lang w:val="en-US"/>
        </w:rPr>
      </w:pPr>
    </w:p>
    <w:p w:rsidRPr="00BF552E" w:rsidR="00F82B06" w:rsidP="00F82B06" w:rsidRDefault="00AA2953" w14:paraId="38905C99" w14:textId="77777777">
      <w:pPr>
        <w:rPr>
          <w:rFonts w:eastAsiaTheme="minorEastAsia"/>
          <w:noProof/>
          <w:sz w:val="20"/>
          <w:szCs w:val="20"/>
          <w:lang w:val="en-US"/>
        </w:rPr>
      </w:pPr>
      <m:oMathPara>
        <m:oMathParaPr>
          <m:jc m:val="left"/>
        </m:oMathParaPr>
        <m:oMath>
          <m:sSub>
            <m:sSubPr>
              <m:ctrlPr>
                <w:rPr>
                  <w:rFonts w:ascii="Cambria Math" w:hAnsi="Cambria Math" w:eastAsiaTheme="minorEastAsia"/>
                  <w:i/>
                  <w:noProof/>
                  <w:sz w:val="20"/>
                  <w:szCs w:val="20"/>
                  <w:lang w:val="en-US"/>
                </w:rPr>
              </m:ctrlPr>
            </m:sSubPr>
            <m:e>
              <m:r>
                <w:rPr>
                  <w:rFonts w:ascii="Cambria Math" w:hAnsi="Cambria Math" w:eastAsiaTheme="minorEastAsia"/>
                  <w:noProof/>
                  <w:sz w:val="20"/>
                  <w:szCs w:val="20"/>
                  <w:lang w:val="en-US"/>
                </w:rPr>
                <m:t>N</m:t>
              </m:r>
            </m:e>
            <m:sub>
              <m:r>
                <w:rPr>
                  <w:rFonts w:ascii="Cambria Math" w:hAnsi="Cambria Math" w:eastAsiaTheme="minorEastAsia"/>
                  <w:noProof/>
                  <w:sz w:val="20"/>
                  <w:szCs w:val="20"/>
                  <w:lang w:val="en-US"/>
                </w:rPr>
                <m:t>sf</m:t>
              </m:r>
            </m:sub>
          </m:sSub>
          <m:r>
            <w:rPr>
              <w:rFonts w:ascii="Cambria Math" w:hAnsi="Cambria Math" w:eastAsiaTheme="minorEastAsia"/>
              <w:noProof/>
              <w:sz w:val="20"/>
              <w:szCs w:val="20"/>
              <w:lang w:val="en-US"/>
            </w:rPr>
            <m:t>≥</m:t>
          </m:r>
          <m:f>
            <m:fPr>
              <m:ctrlPr>
                <w:rPr>
                  <w:rFonts w:ascii="Cambria Math" w:hAnsi="Cambria Math" w:eastAsiaTheme="minorEastAsia"/>
                  <w:i/>
                  <w:noProof/>
                  <w:sz w:val="20"/>
                  <w:szCs w:val="20"/>
                  <w:lang w:val="en-US"/>
                </w:rPr>
              </m:ctrlPr>
            </m:fPr>
            <m:num>
              <m:sSub>
                <m:sSubPr>
                  <m:ctrlPr>
                    <w:rPr>
                      <w:rFonts w:ascii="Cambria Math" w:hAnsi="Cambria Math" w:eastAsiaTheme="minorEastAsia"/>
                      <w:i/>
                      <w:noProof/>
                      <w:sz w:val="20"/>
                      <w:szCs w:val="20"/>
                      <w:lang w:val="en-US"/>
                    </w:rPr>
                  </m:ctrlPr>
                </m:sSubPr>
                <m:e>
                  <m:r>
                    <w:rPr>
                      <w:rFonts w:ascii="Cambria Math" w:hAnsi="Cambria Math" w:eastAsiaTheme="minorEastAsia"/>
                      <w:noProof/>
                      <w:sz w:val="20"/>
                      <w:szCs w:val="20"/>
                      <w:lang w:val="en-US"/>
                    </w:rPr>
                    <m:t>F</m:t>
                  </m:r>
                </m:e>
                <m:sub>
                  <m:r>
                    <w:rPr>
                      <w:rFonts w:ascii="Cambria Math" w:hAnsi="Cambria Math" w:eastAsiaTheme="minorEastAsia"/>
                      <w:noProof/>
                      <w:sz w:val="20"/>
                      <w:szCs w:val="20"/>
                      <w:lang w:val="en-US"/>
                    </w:rPr>
                    <m:t>s</m:t>
                  </m:r>
                </m:sub>
              </m:sSub>
            </m:num>
            <m:den>
              <m:sSub>
                <m:sSubPr>
                  <m:ctrlPr>
                    <w:rPr>
                      <w:rFonts w:ascii="Cambria Math" w:hAnsi="Cambria Math" w:eastAsiaTheme="minorEastAsia"/>
                      <w:i/>
                      <w:noProof/>
                      <w:sz w:val="20"/>
                      <w:szCs w:val="20"/>
                      <w:lang w:val="en-US"/>
                    </w:rPr>
                  </m:ctrlPr>
                </m:sSubPr>
                <m:e>
                  <m:r>
                    <w:rPr>
                      <w:rFonts w:ascii="Cambria Math" w:hAnsi="Cambria Math" w:eastAsiaTheme="minorEastAsia"/>
                      <w:noProof/>
                      <w:sz w:val="20"/>
                      <w:szCs w:val="20"/>
                      <w:lang w:val="en-US"/>
                    </w:rPr>
                    <m:t>F</m:t>
                  </m:r>
                </m:e>
                <m:sub>
                  <m:r>
                    <w:rPr>
                      <w:rFonts w:ascii="Cambria Math" w:hAnsi="Cambria Math" w:eastAsiaTheme="minorEastAsia"/>
                      <w:noProof/>
                      <w:sz w:val="20"/>
                      <w:szCs w:val="20"/>
                      <w:lang w:val="en-US"/>
                    </w:rPr>
                    <m:t>d</m:t>
                  </m:r>
                </m:sub>
              </m:sSub>
            </m:den>
          </m:f>
          <m:r>
            <w:rPr>
              <w:rFonts w:ascii="Cambria Math" w:hAnsi="Cambria Math" w:eastAsiaTheme="minorEastAsia"/>
              <w:noProof/>
              <w:sz w:val="20"/>
              <w:szCs w:val="20"/>
              <w:lang w:val="en-US"/>
            </w:rPr>
            <m:t xml:space="preserve"> → </m:t>
          </m:r>
          <m:sSub>
            <m:sSubPr>
              <m:ctrlPr>
                <w:rPr>
                  <w:rFonts w:ascii="Cambria Math" w:hAnsi="Cambria Math" w:eastAsiaTheme="minorEastAsia"/>
                  <w:i/>
                  <w:noProof/>
                  <w:sz w:val="20"/>
                  <w:szCs w:val="20"/>
                  <w:lang w:val="en-US"/>
                </w:rPr>
              </m:ctrlPr>
            </m:sSubPr>
            <m:e>
              <m:r>
                <w:rPr>
                  <w:rFonts w:ascii="Cambria Math" w:hAnsi="Cambria Math" w:eastAsiaTheme="minorEastAsia"/>
                  <w:noProof/>
                  <w:sz w:val="20"/>
                  <w:szCs w:val="20"/>
                  <w:lang w:val="en-US"/>
                </w:rPr>
                <m:t>N</m:t>
              </m:r>
            </m:e>
            <m:sub>
              <m:r>
                <w:rPr>
                  <w:rFonts w:ascii="Cambria Math" w:hAnsi="Cambria Math" w:eastAsiaTheme="minorEastAsia"/>
                  <w:noProof/>
                  <w:sz w:val="20"/>
                  <w:szCs w:val="20"/>
                  <w:lang w:val="en-US"/>
                </w:rPr>
                <m:t>sf</m:t>
              </m:r>
            </m:sub>
          </m:sSub>
          <m:r>
            <w:rPr>
              <w:rFonts w:ascii="Cambria Math" w:hAnsi="Cambria Math" w:eastAsiaTheme="minorEastAsia"/>
              <w:noProof/>
              <w:sz w:val="20"/>
              <w:szCs w:val="20"/>
              <w:lang w:val="en-US"/>
            </w:rPr>
            <m:t>≥</m:t>
          </m:r>
          <m:f>
            <m:fPr>
              <m:ctrlPr>
                <w:rPr>
                  <w:rFonts w:ascii="Cambria Math" w:hAnsi="Cambria Math" w:eastAsiaTheme="minorEastAsia"/>
                  <w:i/>
                  <w:noProof/>
                  <w:sz w:val="20"/>
                  <w:szCs w:val="20"/>
                  <w:lang w:val="en-US"/>
                </w:rPr>
              </m:ctrlPr>
            </m:fPr>
            <m:num>
              <m:r>
                <w:rPr>
                  <w:rFonts w:ascii="Cambria Math" w:hAnsi="Cambria Math" w:eastAsiaTheme="minorEastAsia"/>
                  <w:noProof/>
                  <w:sz w:val="20"/>
                  <w:szCs w:val="20"/>
                  <w:lang w:val="en-US"/>
                </w:rPr>
                <m:t>111.54N</m:t>
              </m:r>
            </m:num>
            <m:den>
              <m:r>
                <w:rPr>
                  <w:rFonts w:ascii="Cambria Math" w:hAnsi="Cambria Math" w:eastAsiaTheme="minorEastAsia"/>
                  <w:noProof/>
                  <w:sz w:val="20"/>
                  <w:szCs w:val="20"/>
                  <w:lang w:val="en-US"/>
                </w:rPr>
                <m:t>77.82N</m:t>
              </m:r>
            </m:den>
          </m:f>
          <m:r>
            <w:rPr>
              <w:rFonts w:ascii="Cambria Math" w:hAnsi="Cambria Math" w:eastAsiaTheme="minorEastAsia"/>
              <w:noProof/>
              <w:sz w:val="20"/>
              <w:szCs w:val="20"/>
              <w:lang w:val="en-US"/>
            </w:rPr>
            <m:t xml:space="preserve"> → </m:t>
          </m:r>
          <m:sSub>
            <m:sSubPr>
              <m:ctrlPr>
                <w:rPr>
                  <w:rFonts w:ascii="Cambria Math" w:hAnsi="Cambria Math" w:eastAsiaTheme="minorEastAsia"/>
                  <w:i/>
                  <w:noProof/>
                  <w:sz w:val="20"/>
                  <w:szCs w:val="20"/>
                  <w:lang w:val="en-US"/>
                </w:rPr>
              </m:ctrlPr>
            </m:sSubPr>
            <m:e>
              <m:r>
                <w:rPr>
                  <w:rFonts w:ascii="Cambria Math" w:hAnsi="Cambria Math" w:eastAsiaTheme="minorEastAsia"/>
                  <w:noProof/>
                  <w:sz w:val="20"/>
                  <w:szCs w:val="20"/>
                  <w:lang w:val="en-US"/>
                </w:rPr>
                <m:t>N</m:t>
              </m:r>
            </m:e>
            <m:sub>
              <m:r>
                <w:rPr>
                  <w:rFonts w:ascii="Cambria Math" w:hAnsi="Cambria Math" w:eastAsiaTheme="minorEastAsia"/>
                  <w:noProof/>
                  <w:sz w:val="20"/>
                  <w:szCs w:val="20"/>
                  <w:lang w:val="en-US"/>
                </w:rPr>
                <m:t>sf</m:t>
              </m:r>
            </m:sub>
          </m:sSub>
          <m:r>
            <w:rPr>
              <w:rFonts w:ascii="Cambria Math" w:hAnsi="Cambria Math" w:eastAsiaTheme="minorEastAsia"/>
              <w:noProof/>
              <w:sz w:val="20"/>
              <w:szCs w:val="20"/>
              <w:lang w:val="en-US"/>
            </w:rPr>
            <m:t>≥1.433</m:t>
          </m:r>
        </m:oMath>
      </m:oMathPara>
    </w:p>
    <w:p w:rsidRPr="00B2496C" w:rsidR="00F82B06" w:rsidP="1D91FF77" w:rsidRDefault="001C166C" w14:paraId="153D3B84" w14:textId="5FB77C67" w14:noSpellErr="1">
      <w:pPr>
        <w:rPr>
          <w:rFonts w:ascii="Cambria," w:hAnsi="Cambria," w:eastAsia="Cambria," w:cs="Cambria,"/>
          <w:sz w:val="20"/>
          <w:szCs w:val="20"/>
          <w:lang w:val="en-US"/>
        </w:rPr>
      </w:pPr>
      <w:r w:rsidRPr="1D91FF77" w:rsidR="1D91FF77">
        <w:rPr>
          <w:rFonts w:ascii="Cambria" w:hAnsi="Cambria" w:eastAsia="Cambria" w:cs="Cambria"/>
          <w:i w:val="1"/>
          <w:iCs w:val="1"/>
          <w:lang w:val="en-US"/>
        </w:rPr>
        <w:t>Figure 6</w:t>
      </w:r>
      <w:r w:rsidRPr="1D91FF77" w:rsidR="1D91FF77">
        <w:rPr>
          <w:rFonts w:ascii="Cambria" w:hAnsi="Cambria" w:eastAsia="Cambria" w:cs="Cambria"/>
          <w:i w:val="1"/>
          <w:iCs w:val="1"/>
          <w:lang w:val="en-US"/>
        </w:rPr>
        <w:t>: Determining the factor of safety of the pinion gear</w:t>
      </w:r>
    </w:p>
    <w:p w:rsidRPr="00B2496C" w:rsidR="7E929E44" w:rsidP="1D91FF77" w:rsidRDefault="003C4941" w14:paraId="1874737E" w14:textId="44B9D6FE" w14:noSpellErr="1">
      <w:pPr>
        <w:rPr>
          <w:rFonts w:ascii="Cambria," w:hAnsi="Cambria," w:eastAsia="Cambria," w:cs="Cambria,"/>
          <w:lang w:val="en-US"/>
        </w:rPr>
      </w:pPr>
      <w:r w:rsidRPr="00B2496C">
        <w:rPr>
          <w:rFonts w:ascii="Cambria" w:hAnsi="Cambria" w:eastAsiaTheme="minorEastAsia"/>
          <w:lang w:val="en-US"/>
        </w:rPr>
        <w:lastRenderedPageBreak/>
        <w:tab/>
      </w:r>
      <w:r w:rsidRPr="1D91FF77" w:rsidR="7E929E44">
        <w:rPr>
          <w:rFonts w:ascii="Cambria" w:hAnsi="Cambria" w:eastAsia="Cambria" w:cs="Cambria"/>
          <w:sz w:val="24"/>
          <w:szCs w:val="24"/>
          <w:lang w:val="en-US"/>
        </w:rPr>
        <w:t>Determining the factor of safety of the stepper motor shaft is to make sure the pinion gear would not break after millions of rotations and the factor of safety is more than 1.4 which meets the  factor of safety standard.</w:t>
      </w:r>
    </w:p>
    <w:p w:rsidR="00F82B06" w:rsidP="00F82B06" w:rsidRDefault="00F82B06" w14:paraId="312154DD" w14:textId="77777777">
      <w:pPr>
        <w:rPr>
          <w:rFonts w:eastAsiaTheme="minorEastAsia"/>
          <w:noProof/>
          <w:sz w:val="20"/>
          <w:szCs w:val="20"/>
          <w:lang w:val="en-US"/>
        </w:rPr>
      </w:pPr>
    </w:p>
    <w:p w:rsidR="00F82B06" w:rsidP="00F82B06" w:rsidRDefault="00F82B06" w14:paraId="66C1729B" w14:textId="77777777">
      <w:pPr>
        <w:rPr>
          <w:rFonts w:eastAsiaTheme="minorEastAsia"/>
          <w:noProof/>
          <w:sz w:val="20"/>
          <w:szCs w:val="20"/>
          <w:lang w:val="en-US"/>
        </w:rPr>
      </w:pPr>
    </w:p>
    <w:p w:rsidRPr="009D41C5" w:rsidR="00F82B06" w:rsidP="00F82B06" w:rsidRDefault="00AA2953" w14:paraId="265699B9" w14:textId="77777777">
      <w:pPr>
        <w:rPr>
          <w:rFonts w:eastAsiaTheme="minorEastAsia"/>
          <w:noProof/>
          <w:sz w:val="20"/>
          <w:szCs w:val="20"/>
          <w:lang w:val="en-US"/>
        </w:rPr>
      </w:pPr>
      <m:oMath>
        <m:sSub>
          <m:sSubPr>
            <m:ctrlPr>
              <w:rPr>
                <w:rFonts w:ascii="Cambria Math" w:hAnsi="Cambria Math" w:eastAsiaTheme="minorEastAsia"/>
                <w:i/>
                <w:noProof/>
                <w:sz w:val="20"/>
                <w:szCs w:val="20"/>
                <w:lang w:val="en-US"/>
              </w:rPr>
            </m:ctrlPr>
          </m:sSubPr>
          <m:e>
            <m:r>
              <w:rPr>
                <w:rFonts w:ascii="Cambria Math" w:hAnsi="Cambria Math" w:eastAsiaTheme="minorEastAsia"/>
                <w:noProof/>
                <w:sz w:val="20"/>
                <w:szCs w:val="20"/>
                <w:lang w:val="en-US"/>
              </w:rPr>
              <m:t>F</m:t>
            </m:r>
          </m:e>
          <m:sub>
            <m:r>
              <w:rPr>
                <w:rFonts w:ascii="Cambria Math" w:hAnsi="Cambria Math" w:eastAsiaTheme="minorEastAsia"/>
                <w:noProof/>
                <w:sz w:val="20"/>
                <w:szCs w:val="20"/>
                <w:lang w:val="en-US"/>
              </w:rPr>
              <m:t>pin</m:t>
            </m:r>
          </m:sub>
        </m:sSub>
        <m:r>
          <w:rPr>
            <w:rFonts w:ascii="Cambria Math" w:hAnsi="Cambria Math" w:eastAsiaTheme="minorEastAsia"/>
            <w:noProof/>
            <w:sz w:val="20"/>
            <w:szCs w:val="20"/>
            <w:lang w:val="en-US"/>
          </w:rPr>
          <m:t>=</m:t>
        </m:r>
        <m:sSub>
          <m:sSubPr>
            <m:ctrlPr>
              <w:rPr>
                <w:rFonts w:ascii="Cambria Math" w:hAnsi="Cambria Math" w:eastAsiaTheme="minorEastAsia"/>
                <w:i/>
                <w:noProof/>
                <w:sz w:val="20"/>
                <w:szCs w:val="20"/>
                <w:lang w:val="en-US"/>
              </w:rPr>
            </m:ctrlPr>
          </m:sSubPr>
          <m:e>
            <m:r>
              <w:rPr>
                <w:rFonts w:ascii="Cambria Math" w:hAnsi="Cambria Math" w:eastAsiaTheme="minorEastAsia"/>
                <w:noProof/>
                <w:sz w:val="20"/>
                <w:szCs w:val="20"/>
                <w:lang w:val="en-US"/>
              </w:rPr>
              <m:t>m</m:t>
            </m:r>
          </m:e>
          <m:sub>
            <m:r>
              <w:rPr>
                <w:rFonts w:ascii="Cambria Math" w:hAnsi="Cambria Math" w:eastAsiaTheme="minorEastAsia"/>
                <w:noProof/>
                <w:sz w:val="20"/>
                <w:szCs w:val="20"/>
                <w:lang w:val="en-US"/>
              </w:rPr>
              <m:t>pin</m:t>
            </m:r>
          </m:sub>
        </m:sSub>
        <m:r>
          <w:rPr>
            <w:rFonts w:ascii="Cambria Math" w:hAnsi="Cambria Math" w:eastAsiaTheme="minorEastAsia"/>
            <w:noProof/>
            <w:sz w:val="20"/>
            <w:szCs w:val="20"/>
            <w:lang w:val="en-US"/>
          </w:rPr>
          <m:t>∙g</m:t>
        </m:r>
      </m:oMath>
      <w:r w:rsidR="00F82B06">
        <w:rPr>
          <w:rFonts w:eastAsiaTheme="minorEastAsia"/>
          <w:noProof/>
          <w:sz w:val="20"/>
          <w:szCs w:val="20"/>
          <w:lang w:val="en-US"/>
        </w:rPr>
        <w:tab/>
      </w:r>
      <w:r w:rsidR="00F82B06">
        <w:rPr>
          <w:rFonts w:eastAsiaTheme="minorEastAsia"/>
          <w:noProof/>
          <w:sz w:val="20"/>
          <w:szCs w:val="20"/>
          <w:lang w:val="en-US"/>
        </w:rPr>
        <w:tab/>
      </w:r>
      <w:r w:rsidR="00F82B06">
        <w:rPr>
          <w:rFonts w:eastAsiaTheme="minorEastAsia"/>
          <w:noProof/>
          <w:sz w:val="20"/>
          <w:szCs w:val="20"/>
          <w:lang w:val="en-US"/>
        </w:rPr>
        <w:tab/>
      </w:r>
      <m:oMath>
        <m:sSub>
          <m:sSubPr>
            <m:ctrlPr>
              <w:rPr>
                <w:rFonts w:ascii="Cambria Math" w:hAnsi="Cambria Math" w:eastAsiaTheme="minorEastAsia"/>
                <w:i/>
                <w:noProof/>
                <w:sz w:val="20"/>
                <w:szCs w:val="20"/>
                <w:lang w:val="en-US"/>
              </w:rPr>
            </m:ctrlPr>
          </m:sSubPr>
          <m:e>
            <m:r>
              <w:rPr>
                <w:rFonts w:ascii="Cambria Math" w:hAnsi="Cambria Math" w:eastAsiaTheme="minorEastAsia"/>
                <w:noProof/>
                <w:sz w:val="20"/>
                <w:szCs w:val="20"/>
                <w:lang w:val="en-US"/>
              </w:rPr>
              <m:t>M</m:t>
            </m:r>
          </m:e>
          <m:sub>
            <m:r>
              <w:rPr>
                <w:rFonts w:ascii="Cambria Math" w:hAnsi="Cambria Math" w:eastAsiaTheme="minorEastAsia"/>
                <w:noProof/>
                <w:sz w:val="20"/>
                <w:szCs w:val="20"/>
                <w:lang w:val="en-US"/>
              </w:rPr>
              <m:t>z</m:t>
            </m:r>
          </m:sub>
        </m:sSub>
        <m:r>
          <w:rPr>
            <w:rFonts w:ascii="Cambria Math" w:hAnsi="Cambria Math" w:eastAsiaTheme="minorEastAsia"/>
            <w:noProof/>
            <w:sz w:val="20"/>
            <w:szCs w:val="20"/>
            <w:lang w:val="en-US"/>
          </w:rPr>
          <m:t xml:space="preserve">= </m:t>
        </m:r>
        <m:sSub>
          <m:sSubPr>
            <m:ctrlPr>
              <w:rPr>
                <w:rFonts w:ascii="Cambria Math" w:hAnsi="Cambria Math" w:eastAsiaTheme="minorEastAsia"/>
                <w:i/>
                <w:noProof/>
                <w:sz w:val="20"/>
                <w:szCs w:val="20"/>
                <w:lang w:val="en-US"/>
              </w:rPr>
            </m:ctrlPr>
          </m:sSubPr>
          <m:e>
            <m:r>
              <w:rPr>
                <w:rFonts w:ascii="Cambria Math" w:hAnsi="Cambria Math" w:eastAsiaTheme="minorEastAsia"/>
                <w:noProof/>
                <w:sz w:val="20"/>
                <w:szCs w:val="20"/>
                <w:lang w:val="en-US"/>
              </w:rPr>
              <m:t>F</m:t>
            </m:r>
          </m:e>
          <m:sub>
            <m:r>
              <w:rPr>
                <w:rFonts w:ascii="Cambria Math" w:hAnsi="Cambria Math" w:eastAsiaTheme="minorEastAsia"/>
                <w:noProof/>
                <w:sz w:val="20"/>
                <w:szCs w:val="20"/>
                <w:lang w:val="en-US"/>
              </w:rPr>
              <m:t>pin</m:t>
            </m:r>
          </m:sub>
        </m:sSub>
        <m:r>
          <w:rPr>
            <w:rFonts w:ascii="Cambria Math" w:hAnsi="Cambria Math" w:eastAsiaTheme="minorEastAsia"/>
            <w:noProof/>
            <w:sz w:val="20"/>
            <w:szCs w:val="20"/>
            <w:lang w:val="en-US"/>
          </w:rPr>
          <m:t>∙l</m:t>
        </m:r>
      </m:oMath>
      <w:r w:rsidR="00F82B06">
        <w:rPr>
          <w:rFonts w:eastAsiaTheme="minorEastAsia"/>
          <w:noProof/>
          <w:sz w:val="20"/>
          <w:szCs w:val="20"/>
          <w:lang w:val="en-US"/>
        </w:rPr>
        <w:tab/>
      </w:r>
      <w:r w:rsidR="00F82B06">
        <w:rPr>
          <w:rFonts w:eastAsiaTheme="minorEastAsia"/>
          <w:noProof/>
          <w:sz w:val="20"/>
          <w:szCs w:val="20"/>
          <w:lang w:val="en-US"/>
        </w:rPr>
        <w:tab/>
      </w:r>
      <w:r w:rsidR="00F82B06">
        <w:rPr>
          <w:rFonts w:eastAsiaTheme="minorEastAsia"/>
          <w:noProof/>
          <w:sz w:val="20"/>
          <w:szCs w:val="20"/>
          <w:lang w:val="en-US"/>
        </w:rPr>
        <w:tab/>
      </w:r>
      <m:oMath>
        <m:sSub>
          <m:sSubPr>
            <m:ctrlPr>
              <w:rPr>
                <w:rFonts w:ascii="Cambria Math" w:hAnsi="Cambria Math" w:eastAsiaTheme="minorEastAsia"/>
                <w:i/>
                <w:noProof/>
                <w:sz w:val="20"/>
                <w:szCs w:val="20"/>
                <w:lang w:val="en-US"/>
              </w:rPr>
            </m:ctrlPr>
          </m:sSubPr>
          <m:e>
            <m:r>
              <w:rPr>
                <w:rFonts w:ascii="Cambria Math" w:hAnsi="Cambria Math" w:eastAsiaTheme="minorEastAsia"/>
                <w:noProof/>
                <w:sz w:val="20"/>
                <w:szCs w:val="20"/>
                <w:lang w:val="en-US"/>
              </w:rPr>
              <m:t>σ</m:t>
            </m:r>
          </m:e>
          <m:sub>
            <m:r>
              <w:rPr>
                <w:rFonts w:ascii="Cambria Math" w:hAnsi="Cambria Math" w:eastAsiaTheme="minorEastAsia"/>
                <w:noProof/>
                <w:sz w:val="20"/>
                <w:szCs w:val="20"/>
                <w:lang w:val="en-US"/>
              </w:rPr>
              <m:t>x</m:t>
            </m:r>
          </m:sub>
        </m:sSub>
        <m:r>
          <w:rPr>
            <w:rFonts w:ascii="Cambria Math" w:hAnsi="Cambria Math" w:eastAsiaTheme="minorEastAsia"/>
            <w:noProof/>
            <w:sz w:val="20"/>
            <w:szCs w:val="20"/>
            <w:lang w:val="en-US"/>
          </w:rPr>
          <m:t>=</m:t>
        </m:r>
        <m:f>
          <m:fPr>
            <m:ctrlPr>
              <w:rPr>
                <w:rFonts w:ascii="Cambria Math" w:hAnsi="Cambria Math" w:eastAsiaTheme="minorEastAsia"/>
                <w:i/>
                <w:noProof/>
                <w:sz w:val="20"/>
                <w:szCs w:val="20"/>
                <w:lang w:val="en-US"/>
              </w:rPr>
            </m:ctrlPr>
          </m:fPr>
          <m:num>
            <m:sSub>
              <m:sSubPr>
                <m:ctrlPr>
                  <w:rPr>
                    <w:rFonts w:ascii="Cambria Math" w:hAnsi="Cambria Math" w:eastAsiaTheme="minorEastAsia"/>
                    <w:i/>
                    <w:noProof/>
                    <w:sz w:val="20"/>
                    <w:szCs w:val="20"/>
                    <w:lang w:val="en-US"/>
                  </w:rPr>
                </m:ctrlPr>
              </m:sSubPr>
              <m:e>
                <m:r>
                  <w:rPr>
                    <w:rFonts w:ascii="Cambria Math" w:hAnsi="Cambria Math" w:eastAsiaTheme="minorEastAsia"/>
                    <w:noProof/>
                    <w:sz w:val="20"/>
                    <w:szCs w:val="20"/>
                    <w:lang w:val="en-US"/>
                  </w:rPr>
                  <m:t>M</m:t>
                </m:r>
              </m:e>
              <m:sub>
                <m:r>
                  <w:rPr>
                    <w:rFonts w:ascii="Cambria Math" w:hAnsi="Cambria Math" w:eastAsiaTheme="minorEastAsia"/>
                    <w:noProof/>
                    <w:sz w:val="20"/>
                    <w:szCs w:val="20"/>
                    <w:lang w:val="en-US"/>
                  </w:rPr>
                  <m:t>z</m:t>
                </m:r>
              </m:sub>
            </m:sSub>
            <m:r>
              <w:rPr>
                <w:rFonts w:ascii="Cambria Math" w:hAnsi="Cambria Math" w:eastAsiaTheme="minorEastAsia"/>
                <w:noProof/>
                <w:sz w:val="20"/>
                <w:szCs w:val="20"/>
                <w:lang w:val="en-US"/>
              </w:rPr>
              <m:t>c</m:t>
            </m:r>
          </m:num>
          <m:den>
            <m:sSub>
              <m:sSubPr>
                <m:ctrlPr>
                  <w:rPr>
                    <w:rFonts w:ascii="Cambria Math" w:hAnsi="Cambria Math" w:eastAsiaTheme="minorEastAsia"/>
                    <w:i/>
                    <w:noProof/>
                    <w:sz w:val="20"/>
                    <w:szCs w:val="20"/>
                    <w:lang w:val="en-US"/>
                  </w:rPr>
                </m:ctrlPr>
              </m:sSubPr>
              <m:e>
                <m:r>
                  <w:rPr>
                    <w:rFonts w:ascii="Cambria Math" w:hAnsi="Cambria Math" w:eastAsiaTheme="minorEastAsia"/>
                    <w:noProof/>
                    <w:sz w:val="20"/>
                    <w:szCs w:val="20"/>
                    <w:lang w:val="en-US"/>
                  </w:rPr>
                  <m:t>I</m:t>
                </m:r>
              </m:e>
              <m:sub>
                <m:r>
                  <w:rPr>
                    <w:rFonts w:ascii="Cambria Math" w:hAnsi="Cambria Math" w:eastAsiaTheme="minorEastAsia"/>
                    <w:noProof/>
                    <w:sz w:val="20"/>
                    <w:szCs w:val="20"/>
                    <w:lang w:val="en-US"/>
                  </w:rPr>
                  <m:t>z</m:t>
                </m:r>
              </m:sub>
            </m:sSub>
          </m:den>
        </m:f>
      </m:oMath>
    </w:p>
    <w:p w:rsidRPr="009D41C5" w:rsidR="00F82B06" w:rsidP="00F82B06" w:rsidRDefault="00AA2953" w14:paraId="635419E2" w14:textId="77777777">
      <w:pPr>
        <w:rPr>
          <w:rFonts w:eastAsiaTheme="minorEastAsia"/>
          <w:noProof/>
          <w:sz w:val="20"/>
          <w:szCs w:val="20"/>
          <w:lang w:val="en-US"/>
        </w:rPr>
      </w:pPr>
      <m:oMath>
        <m:sSub>
          <m:sSubPr>
            <m:ctrlPr>
              <w:rPr>
                <w:rFonts w:ascii="Cambria Math" w:hAnsi="Cambria Math" w:eastAsiaTheme="minorEastAsia"/>
                <w:i/>
                <w:noProof/>
                <w:sz w:val="20"/>
                <w:szCs w:val="20"/>
                <w:lang w:val="en-US"/>
              </w:rPr>
            </m:ctrlPr>
          </m:sSubPr>
          <m:e>
            <m:r>
              <w:rPr>
                <w:rFonts w:ascii="Cambria Math" w:hAnsi="Cambria Math" w:eastAsiaTheme="minorEastAsia"/>
                <w:noProof/>
                <w:sz w:val="20"/>
                <w:szCs w:val="20"/>
                <w:lang w:val="en-US"/>
              </w:rPr>
              <m:t>F</m:t>
            </m:r>
          </m:e>
          <m:sub>
            <m:r>
              <w:rPr>
                <w:rFonts w:ascii="Cambria Math" w:hAnsi="Cambria Math" w:eastAsiaTheme="minorEastAsia"/>
                <w:noProof/>
                <w:sz w:val="20"/>
                <w:szCs w:val="20"/>
                <w:lang w:val="en-US"/>
              </w:rPr>
              <m:t>pin</m:t>
            </m:r>
          </m:sub>
        </m:sSub>
        <m:r>
          <w:rPr>
            <w:rFonts w:ascii="Cambria Math" w:hAnsi="Cambria Math" w:eastAsiaTheme="minorEastAsia"/>
            <w:noProof/>
            <w:sz w:val="20"/>
            <w:szCs w:val="20"/>
            <w:lang w:val="en-US"/>
          </w:rPr>
          <m:t>=</m:t>
        </m:r>
        <m:d>
          <m:dPr>
            <m:ctrlPr>
              <w:rPr>
                <w:rFonts w:ascii="Cambria Math" w:hAnsi="Cambria Math" w:eastAsiaTheme="minorEastAsia"/>
                <w:i/>
                <w:noProof/>
                <w:sz w:val="20"/>
                <w:szCs w:val="20"/>
                <w:lang w:val="en-US"/>
              </w:rPr>
            </m:ctrlPr>
          </m:dPr>
          <m:e>
            <m:r>
              <w:rPr>
                <w:rFonts w:ascii="Cambria Math" w:hAnsi="Cambria Math" w:eastAsiaTheme="minorEastAsia"/>
                <w:noProof/>
                <w:sz w:val="20"/>
                <w:szCs w:val="20"/>
                <w:lang w:val="en-US"/>
              </w:rPr>
              <m:t>0.0136kg</m:t>
            </m:r>
          </m:e>
        </m:d>
        <m:d>
          <m:dPr>
            <m:ctrlPr>
              <w:rPr>
                <w:rFonts w:ascii="Cambria Math" w:hAnsi="Cambria Math" w:eastAsiaTheme="minorEastAsia"/>
                <w:i/>
                <w:noProof/>
                <w:sz w:val="20"/>
                <w:szCs w:val="20"/>
                <w:lang w:val="en-US"/>
              </w:rPr>
            </m:ctrlPr>
          </m:dPr>
          <m:e>
            <m:r>
              <w:rPr>
                <w:rFonts w:ascii="Cambria Math" w:hAnsi="Cambria Math" w:eastAsiaTheme="minorEastAsia"/>
                <w:noProof/>
                <w:sz w:val="20"/>
                <w:szCs w:val="20"/>
                <w:lang w:val="en-US"/>
              </w:rPr>
              <m:t>9.81</m:t>
            </m:r>
            <m:f>
              <m:fPr>
                <m:ctrlPr>
                  <w:rPr>
                    <w:rFonts w:ascii="Cambria Math" w:hAnsi="Cambria Math" w:eastAsiaTheme="minorEastAsia"/>
                    <w:i/>
                    <w:noProof/>
                    <w:sz w:val="20"/>
                    <w:szCs w:val="20"/>
                    <w:lang w:val="en-US"/>
                  </w:rPr>
                </m:ctrlPr>
              </m:fPr>
              <m:num>
                <m:r>
                  <w:rPr>
                    <w:rFonts w:ascii="Cambria Math" w:hAnsi="Cambria Math" w:eastAsiaTheme="minorEastAsia"/>
                    <w:noProof/>
                    <w:sz w:val="20"/>
                    <w:szCs w:val="20"/>
                    <w:lang w:val="en-US"/>
                  </w:rPr>
                  <m:t>m</m:t>
                </m:r>
              </m:num>
              <m:den>
                <m:sSup>
                  <m:sSupPr>
                    <m:ctrlPr>
                      <w:rPr>
                        <w:rFonts w:ascii="Cambria Math" w:hAnsi="Cambria Math" w:eastAsiaTheme="minorEastAsia"/>
                        <w:i/>
                        <w:noProof/>
                        <w:sz w:val="20"/>
                        <w:szCs w:val="20"/>
                        <w:lang w:val="en-US"/>
                      </w:rPr>
                    </m:ctrlPr>
                  </m:sSupPr>
                  <m:e>
                    <m:r>
                      <w:rPr>
                        <w:rFonts w:ascii="Cambria Math" w:hAnsi="Cambria Math" w:eastAsiaTheme="minorEastAsia"/>
                        <w:noProof/>
                        <w:sz w:val="20"/>
                        <w:szCs w:val="20"/>
                        <w:lang w:val="en-US"/>
                      </w:rPr>
                      <m:t>s</m:t>
                    </m:r>
                  </m:e>
                  <m:sup>
                    <m:r>
                      <w:rPr>
                        <w:rFonts w:ascii="Cambria Math" w:hAnsi="Cambria Math" w:eastAsiaTheme="minorEastAsia"/>
                        <w:noProof/>
                        <w:sz w:val="20"/>
                        <w:szCs w:val="20"/>
                        <w:lang w:val="en-US"/>
                      </w:rPr>
                      <m:t>2</m:t>
                    </m:r>
                  </m:sup>
                </m:sSup>
              </m:den>
            </m:f>
          </m:e>
        </m:d>
      </m:oMath>
      <w:r w:rsidR="00F82B06">
        <w:rPr>
          <w:rFonts w:eastAsiaTheme="minorEastAsia"/>
          <w:noProof/>
          <w:sz w:val="20"/>
          <w:szCs w:val="20"/>
          <w:lang w:val="en-US"/>
        </w:rPr>
        <w:tab/>
      </w:r>
      <m:oMath>
        <m:sSub>
          <m:sSubPr>
            <m:ctrlPr>
              <w:rPr>
                <w:rFonts w:ascii="Cambria Math" w:hAnsi="Cambria Math" w:eastAsiaTheme="minorEastAsia"/>
                <w:i/>
                <w:noProof/>
                <w:sz w:val="20"/>
                <w:szCs w:val="20"/>
                <w:lang w:val="en-US"/>
              </w:rPr>
            </m:ctrlPr>
          </m:sSubPr>
          <m:e>
            <m:r>
              <w:rPr>
                <w:rFonts w:ascii="Cambria Math" w:hAnsi="Cambria Math" w:eastAsiaTheme="minorEastAsia"/>
                <w:noProof/>
                <w:sz w:val="20"/>
                <w:szCs w:val="20"/>
                <w:lang w:val="en-US"/>
              </w:rPr>
              <m:t>M</m:t>
            </m:r>
          </m:e>
          <m:sub>
            <m:r>
              <w:rPr>
                <w:rFonts w:ascii="Cambria Math" w:hAnsi="Cambria Math" w:eastAsiaTheme="minorEastAsia"/>
                <w:noProof/>
                <w:sz w:val="20"/>
                <w:szCs w:val="20"/>
                <w:lang w:val="en-US"/>
              </w:rPr>
              <m:t>z</m:t>
            </m:r>
          </m:sub>
        </m:sSub>
        <m:r>
          <w:rPr>
            <w:rFonts w:ascii="Cambria Math" w:hAnsi="Cambria Math" w:eastAsiaTheme="minorEastAsia"/>
            <w:noProof/>
            <w:sz w:val="20"/>
            <w:szCs w:val="20"/>
            <w:lang w:val="en-US"/>
          </w:rPr>
          <m:t>=</m:t>
        </m:r>
        <m:d>
          <m:dPr>
            <m:ctrlPr>
              <w:rPr>
                <w:rFonts w:ascii="Cambria Math" w:hAnsi="Cambria Math" w:eastAsiaTheme="minorEastAsia"/>
                <w:i/>
                <w:noProof/>
                <w:sz w:val="20"/>
                <w:szCs w:val="20"/>
                <w:lang w:val="en-US"/>
              </w:rPr>
            </m:ctrlPr>
          </m:dPr>
          <m:e>
            <m:r>
              <w:rPr>
                <w:rFonts w:ascii="Cambria Math" w:hAnsi="Cambria Math" w:eastAsiaTheme="minorEastAsia"/>
                <w:noProof/>
                <w:sz w:val="20"/>
                <w:szCs w:val="20"/>
                <w:lang w:val="en-US"/>
              </w:rPr>
              <m:t>0.133N</m:t>
            </m:r>
          </m:e>
        </m:d>
        <m:r>
          <w:rPr>
            <w:rFonts w:ascii="Cambria Math" w:hAnsi="Cambria Math" w:eastAsiaTheme="minorEastAsia"/>
            <w:noProof/>
            <w:sz w:val="20"/>
            <w:szCs w:val="20"/>
            <w:lang w:val="en-US"/>
          </w:rPr>
          <m:t>(0.02m)</m:t>
        </m:r>
      </m:oMath>
      <w:r w:rsidR="00F82B06">
        <w:rPr>
          <w:rFonts w:eastAsiaTheme="minorEastAsia"/>
          <w:noProof/>
          <w:sz w:val="20"/>
          <w:szCs w:val="20"/>
          <w:lang w:val="en-US"/>
        </w:rPr>
        <w:tab/>
      </w:r>
      <w:r w:rsidR="00F82B06">
        <w:rPr>
          <w:rFonts w:eastAsiaTheme="minorEastAsia"/>
          <w:noProof/>
          <w:sz w:val="20"/>
          <w:szCs w:val="20"/>
          <w:lang w:val="en-US"/>
        </w:rPr>
        <w:tab/>
      </w:r>
      <m:oMath>
        <m:sSub>
          <m:sSubPr>
            <m:ctrlPr>
              <w:rPr>
                <w:rFonts w:ascii="Cambria Math" w:hAnsi="Cambria Math" w:eastAsiaTheme="minorEastAsia"/>
                <w:i/>
                <w:noProof/>
                <w:sz w:val="20"/>
                <w:szCs w:val="20"/>
                <w:lang w:val="en-US"/>
              </w:rPr>
            </m:ctrlPr>
          </m:sSubPr>
          <m:e>
            <m:r>
              <w:rPr>
                <w:rFonts w:ascii="Cambria Math" w:hAnsi="Cambria Math" w:eastAsiaTheme="minorEastAsia"/>
                <w:noProof/>
                <w:sz w:val="20"/>
                <w:szCs w:val="20"/>
                <w:lang w:val="en-US"/>
              </w:rPr>
              <m:t>σ</m:t>
            </m:r>
          </m:e>
          <m:sub>
            <m:r>
              <w:rPr>
                <w:rFonts w:ascii="Cambria Math" w:hAnsi="Cambria Math" w:eastAsiaTheme="minorEastAsia"/>
                <w:noProof/>
                <w:sz w:val="20"/>
                <w:szCs w:val="20"/>
                <w:lang w:val="en-US"/>
              </w:rPr>
              <m:t>x</m:t>
            </m:r>
          </m:sub>
        </m:sSub>
        <m:r>
          <w:rPr>
            <w:rFonts w:ascii="Cambria Math" w:hAnsi="Cambria Math" w:eastAsiaTheme="minorEastAsia"/>
            <w:noProof/>
            <w:sz w:val="20"/>
            <w:szCs w:val="20"/>
            <w:lang w:val="en-US"/>
          </w:rPr>
          <m:t>=</m:t>
        </m:r>
        <m:f>
          <m:fPr>
            <m:ctrlPr>
              <w:rPr>
                <w:rFonts w:ascii="Cambria Math" w:hAnsi="Cambria Math" w:eastAsiaTheme="minorEastAsia"/>
                <w:i/>
                <w:noProof/>
                <w:sz w:val="20"/>
                <w:szCs w:val="20"/>
                <w:lang w:val="en-US"/>
              </w:rPr>
            </m:ctrlPr>
          </m:fPr>
          <m:num>
            <m:d>
              <m:dPr>
                <m:ctrlPr>
                  <w:rPr>
                    <w:rFonts w:ascii="Cambria Math" w:hAnsi="Cambria Math" w:eastAsiaTheme="minorEastAsia"/>
                    <w:i/>
                    <w:noProof/>
                    <w:sz w:val="20"/>
                    <w:szCs w:val="20"/>
                    <w:lang w:val="en-US"/>
                  </w:rPr>
                </m:ctrlPr>
              </m:dPr>
              <m:e>
                <m:r>
                  <w:rPr>
                    <w:rFonts w:ascii="Cambria Math" w:hAnsi="Cambria Math" w:eastAsiaTheme="minorEastAsia"/>
                    <w:noProof/>
                    <w:sz w:val="20"/>
                    <w:szCs w:val="20"/>
                    <w:lang w:val="en-US"/>
                  </w:rPr>
                  <m:t>0.00267</m:t>
                </m:r>
              </m:e>
            </m:d>
            <m:d>
              <m:dPr>
                <m:ctrlPr>
                  <w:rPr>
                    <w:rFonts w:ascii="Cambria Math" w:hAnsi="Cambria Math" w:eastAsiaTheme="minorEastAsia"/>
                    <w:i/>
                    <w:noProof/>
                    <w:sz w:val="20"/>
                    <w:szCs w:val="20"/>
                    <w:lang w:val="en-US"/>
                  </w:rPr>
                </m:ctrlPr>
              </m:dPr>
              <m:e>
                <m:f>
                  <m:fPr>
                    <m:ctrlPr>
                      <w:rPr>
                        <w:rFonts w:ascii="Cambria Math" w:hAnsi="Cambria Math" w:eastAsiaTheme="minorEastAsia"/>
                        <w:i/>
                        <w:noProof/>
                        <w:sz w:val="20"/>
                        <w:szCs w:val="20"/>
                        <w:lang w:val="en-US"/>
                      </w:rPr>
                    </m:ctrlPr>
                  </m:fPr>
                  <m:num>
                    <m:r>
                      <w:rPr>
                        <w:rFonts w:ascii="Cambria Math" w:hAnsi="Cambria Math" w:eastAsiaTheme="minorEastAsia"/>
                        <w:noProof/>
                        <w:sz w:val="20"/>
                        <w:szCs w:val="20"/>
                        <w:lang w:val="en-US"/>
                      </w:rPr>
                      <m:t>0.00635m</m:t>
                    </m:r>
                  </m:num>
                  <m:den>
                    <m:r>
                      <w:rPr>
                        <w:rFonts w:ascii="Cambria Math" w:hAnsi="Cambria Math" w:eastAsiaTheme="minorEastAsia"/>
                        <w:noProof/>
                        <w:sz w:val="20"/>
                        <w:szCs w:val="20"/>
                        <w:lang w:val="en-US"/>
                      </w:rPr>
                      <m:t>2</m:t>
                    </m:r>
                  </m:den>
                </m:f>
              </m:e>
            </m:d>
          </m:num>
          <m:den>
            <m:f>
              <m:fPr>
                <m:ctrlPr>
                  <w:rPr>
                    <w:rFonts w:ascii="Cambria Math" w:hAnsi="Cambria Math" w:eastAsiaTheme="minorEastAsia"/>
                    <w:i/>
                    <w:noProof/>
                    <w:sz w:val="20"/>
                    <w:szCs w:val="20"/>
                    <w:lang w:val="en-US"/>
                  </w:rPr>
                </m:ctrlPr>
              </m:fPr>
              <m:num>
                <m:r>
                  <w:rPr>
                    <w:rFonts w:ascii="Cambria Math" w:hAnsi="Cambria Math" w:eastAsiaTheme="minorEastAsia"/>
                    <w:noProof/>
                    <w:sz w:val="20"/>
                    <w:szCs w:val="20"/>
                    <w:lang w:val="en-US"/>
                  </w:rPr>
                  <m:t>π</m:t>
                </m:r>
              </m:num>
              <m:den>
                <m:r>
                  <w:rPr>
                    <w:rFonts w:ascii="Cambria Math" w:hAnsi="Cambria Math" w:eastAsiaTheme="minorEastAsia"/>
                    <w:noProof/>
                    <w:sz w:val="20"/>
                    <w:szCs w:val="20"/>
                    <w:lang w:val="en-US"/>
                  </w:rPr>
                  <m:t>64</m:t>
                </m:r>
              </m:den>
            </m:f>
            <m:r>
              <w:rPr>
                <w:rFonts w:ascii="Cambria Math" w:hAnsi="Cambria Math" w:eastAsiaTheme="minorEastAsia"/>
                <w:noProof/>
                <w:sz w:val="20"/>
                <w:szCs w:val="20"/>
                <w:lang w:val="en-US"/>
              </w:rPr>
              <m:t xml:space="preserve"> </m:t>
            </m:r>
            <m:sSup>
              <m:sSupPr>
                <m:ctrlPr>
                  <w:rPr>
                    <w:rFonts w:ascii="Cambria Math" w:hAnsi="Cambria Math" w:eastAsiaTheme="minorEastAsia"/>
                    <w:i/>
                    <w:noProof/>
                    <w:sz w:val="20"/>
                    <w:szCs w:val="20"/>
                    <w:lang w:val="en-US"/>
                  </w:rPr>
                </m:ctrlPr>
              </m:sSupPr>
              <m:e>
                <m:r>
                  <w:rPr>
                    <w:rFonts w:ascii="Cambria Math" w:hAnsi="Cambria Math" w:eastAsiaTheme="minorEastAsia"/>
                    <w:noProof/>
                    <w:sz w:val="20"/>
                    <w:szCs w:val="20"/>
                    <w:lang w:val="en-US"/>
                  </w:rPr>
                  <m:t>(0.00635m)</m:t>
                </m:r>
              </m:e>
              <m:sup>
                <m:r>
                  <w:rPr>
                    <w:rFonts w:ascii="Cambria Math" w:hAnsi="Cambria Math" w:eastAsiaTheme="minorEastAsia"/>
                    <w:noProof/>
                    <w:sz w:val="20"/>
                    <w:szCs w:val="20"/>
                    <w:lang w:val="en-US"/>
                  </w:rPr>
                  <m:t>2</m:t>
                </m:r>
              </m:sup>
            </m:sSup>
          </m:den>
        </m:f>
      </m:oMath>
    </w:p>
    <w:p w:rsidR="00F82B06" w:rsidP="00F82B06" w:rsidRDefault="00AA2953" w14:paraId="2C71DE7A" w14:textId="77777777">
      <w:pPr>
        <w:rPr>
          <w:rFonts w:eastAsiaTheme="minorEastAsia"/>
          <w:noProof/>
          <w:sz w:val="20"/>
          <w:szCs w:val="20"/>
          <w:lang w:val="en-US"/>
        </w:rPr>
      </w:pPr>
      <m:oMath>
        <m:sSub>
          <m:sSubPr>
            <m:ctrlPr>
              <w:rPr>
                <w:rFonts w:ascii="Cambria Math" w:hAnsi="Cambria Math" w:eastAsiaTheme="minorEastAsia"/>
                <w:i/>
                <w:noProof/>
                <w:sz w:val="20"/>
                <w:szCs w:val="20"/>
                <w:lang w:val="en-US"/>
              </w:rPr>
            </m:ctrlPr>
          </m:sSubPr>
          <m:e>
            <m:r>
              <w:rPr>
                <w:rFonts w:ascii="Cambria Math" w:hAnsi="Cambria Math" w:eastAsiaTheme="minorEastAsia"/>
                <w:noProof/>
                <w:sz w:val="20"/>
                <w:szCs w:val="20"/>
                <w:lang w:val="en-US"/>
              </w:rPr>
              <m:t>F</m:t>
            </m:r>
          </m:e>
          <m:sub>
            <m:r>
              <w:rPr>
                <w:rFonts w:ascii="Cambria Math" w:hAnsi="Cambria Math" w:eastAsiaTheme="minorEastAsia"/>
                <w:noProof/>
                <w:sz w:val="20"/>
                <w:szCs w:val="20"/>
                <w:lang w:val="en-US"/>
              </w:rPr>
              <m:t>pin</m:t>
            </m:r>
          </m:sub>
        </m:sSub>
        <m:r>
          <w:rPr>
            <w:rFonts w:ascii="Cambria Math" w:hAnsi="Cambria Math" w:eastAsiaTheme="minorEastAsia"/>
            <w:noProof/>
            <w:sz w:val="20"/>
            <w:szCs w:val="20"/>
            <w:lang w:val="en-US"/>
          </w:rPr>
          <m:t>=0.133N</m:t>
        </m:r>
      </m:oMath>
      <w:r w:rsidR="00F82B06">
        <w:rPr>
          <w:rFonts w:eastAsiaTheme="minorEastAsia"/>
          <w:noProof/>
          <w:sz w:val="20"/>
          <w:szCs w:val="20"/>
          <w:lang w:val="en-US"/>
        </w:rPr>
        <w:tab/>
      </w:r>
      <w:r w:rsidR="00F82B06">
        <w:rPr>
          <w:rFonts w:eastAsiaTheme="minorEastAsia"/>
          <w:noProof/>
          <w:sz w:val="20"/>
          <w:szCs w:val="20"/>
          <w:lang w:val="en-US"/>
        </w:rPr>
        <w:tab/>
      </w:r>
      <w:r w:rsidR="00F82B06">
        <w:rPr>
          <w:rFonts w:eastAsiaTheme="minorEastAsia"/>
          <w:noProof/>
          <w:sz w:val="20"/>
          <w:szCs w:val="20"/>
          <w:lang w:val="en-US"/>
        </w:rPr>
        <w:tab/>
      </w:r>
      <m:oMath>
        <m:sSub>
          <m:sSubPr>
            <m:ctrlPr>
              <w:rPr>
                <w:rFonts w:ascii="Cambria Math" w:hAnsi="Cambria Math" w:eastAsiaTheme="minorEastAsia"/>
                <w:i/>
                <w:noProof/>
                <w:sz w:val="20"/>
                <w:szCs w:val="20"/>
                <w:lang w:val="en-US"/>
              </w:rPr>
            </m:ctrlPr>
          </m:sSubPr>
          <m:e>
            <m:r>
              <w:rPr>
                <w:rFonts w:ascii="Cambria Math" w:hAnsi="Cambria Math" w:eastAsiaTheme="minorEastAsia"/>
                <w:noProof/>
                <w:sz w:val="20"/>
                <w:szCs w:val="20"/>
                <w:lang w:val="en-US"/>
              </w:rPr>
              <m:t>M</m:t>
            </m:r>
          </m:e>
          <m:sub>
            <m:r>
              <w:rPr>
                <w:rFonts w:ascii="Cambria Math" w:hAnsi="Cambria Math" w:eastAsiaTheme="minorEastAsia"/>
                <w:noProof/>
                <w:sz w:val="20"/>
                <w:szCs w:val="20"/>
                <w:lang w:val="en-US"/>
              </w:rPr>
              <m:t>z</m:t>
            </m:r>
          </m:sub>
        </m:sSub>
        <m:r>
          <w:rPr>
            <w:rFonts w:ascii="Cambria Math" w:hAnsi="Cambria Math" w:eastAsiaTheme="minorEastAsia"/>
            <w:noProof/>
            <w:sz w:val="20"/>
            <w:szCs w:val="20"/>
            <w:lang w:val="en-US"/>
          </w:rPr>
          <m:t>=0.00267N∙m</m:t>
        </m:r>
      </m:oMath>
      <w:r w:rsidR="00F82B06">
        <w:rPr>
          <w:rFonts w:eastAsiaTheme="minorEastAsia"/>
          <w:noProof/>
          <w:sz w:val="20"/>
          <w:szCs w:val="20"/>
          <w:lang w:val="en-US"/>
        </w:rPr>
        <w:tab/>
      </w:r>
      <w:r w:rsidR="00F82B06">
        <w:rPr>
          <w:rFonts w:eastAsiaTheme="minorEastAsia"/>
          <w:noProof/>
          <w:sz w:val="20"/>
          <w:szCs w:val="20"/>
          <w:lang w:val="en-US"/>
        </w:rPr>
        <w:tab/>
      </w:r>
      <m:oMath>
        <m:sSub>
          <m:sSubPr>
            <m:ctrlPr>
              <w:rPr>
                <w:rFonts w:ascii="Cambria Math" w:hAnsi="Cambria Math" w:eastAsiaTheme="minorEastAsia"/>
                <w:i/>
                <w:noProof/>
                <w:sz w:val="20"/>
                <w:szCs w:val="20"/>
                <w:lang w:val="en-US"/>
              </w:rPr>
            </m:ctrlPr>
          </m:sSubPr>
          <m:e>
            <m:r>
              <w:rPr>
                <w:rFonts w:ascii="Cambria Math" w:hAnsi="Cambria Math" w:eastAsiaTheme="minorEastAsia"/>
                <w:noProof/>
                <w:sz w:val="20"/>
                <w:szCs w:val="20"/>
                <w:lang w:val="en-US"/>
              </w:rPr>
              <m:t>σ</m:t>
            </m:r>
          </m:e>
          <m:sub>
            <m:r>
              <w:rPr>
                <w:rFonts w:ascii="Cambria Math" w:hAnsi="Cambria Math" w:eastAsiaTheme="minorEastAsia"/>
                <w:noProof/>
                <w:sz w:val="20"/>
                <w:szCs w:val="20"/>
                <w:lang w:val="en-US"/>
              </w:rPr>
              <m:t>x</m:t>
            </m:r>
          </m:sub>
        </m:sSub>
        <m:r>
          <w:rPr>
            <w:rFonts w:ascii="Cambria Math" w:hAnsi="Cambria Math" w:eastAsiaTheme="minorEastAsia"/>
            <w:noProof/>
            <w:sz w:val="20"/>
            <w:szCs w:val="20"/>
            <w:lang w:val="en-US"/>
          </w:rPr>
          <m:t>=4.293MPa</m:t>
        </m:r>
      </m:oMath>
    </w:p>
    <w:p w:rsidR="00F82B06" w:rsidP="00F82B06" w:rsidRDefault="00F82B06" w14:paraId="2770ACF6" w14:textId="77777777">
      <w:pPr>
        <w:rPr>
          <w:rFonts w:eastAsiaTheme="minorEastAsia"/>
          <w:noProof/>
          <w:sz w:val="20"/>
          <w:szCs w:val="20"/>
          <w:lang w:val="en-US"/>
        </w:rPr>
      </w:pPr>
      <w:r>
        <w:rPr>
          <w:rFonts w:eastAsiaTheme="minorEastAsia"/>
          <w:noProof/>
          <w:lang w:val="en-US"/>
        </w:rPr>
        <mc:AlternateContent>
          <mc:Choice Requires="wps">
            <w:drawing>
              <wp:anchor distT="0" distB="0" distL="114300" distR="114300" simplePos="0" relativeHeight="251658243" behindDoc="1" locked="0" layoutInCell="1" allowOverlap="1" wp14:anchorId="256B2E3B" wp14:editId="1BD944BC">
                <wp:simplePos x="0" y="0"/>
                <wp:positionH relativeFrom="column">
                  <wp:posOffset>-63795</wp:posOffset>
                </wp:positionH>
                <wp:positionV relativeFrom="paragraph">
                  <wp:posOffset>-1178677</wp:posOffset>
                </wp:positionV>
                <wp:extent cx="5943600" cy="2519798"/>
                <wp:effectExtent l="0" t="0" r="25400" b="20320"/>
                <wp:wrapNone/>
                <wp:docPr id="14" name="Rectangle 14"/>
                <wp:cNvGraphicFramePr/>
                <a:graphic xmlns:a="http://schemas.openxmlformats.org/drawingml/2006/main">
                  <a:graphicData uri="http://schemas.microsoft.com/office/word/2010/wordprocessingShape">
                    <wps:wsp>
                      <wps:cNvSpPr/>
                      <wps:spPr>
                        <a:xfrm>
                          <a:off x="0" y="0"/>
                          <a:ext cx="5943600" cy="251979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w14:anchorId="5ABA3121">
              <v:rect id="Rectangle 14" style="position:absolute;margin-left:-5pt;margin-top:-92.75pt;width:468pt;height:198.4pt;z-index:-25165823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ed="f" strokecolor="black [3213]" strokeweight="1pt" w14:anchorId="5538017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"/>
            </w:pict>
          </mc:Fallback>
        </mc:AlternateContent>
      </w:r>
    </w:p>
    <w:p w:rsidRPr="00E874F7" w:rsidR="00F82B06" w:rsidP="00F82B06" w:rsidRDefault="00AA2953" w14:paraId="28A82D83" w14:textId="77777777">
      <w:pPr>
        <w:rPr>
          <w:rFonts w:eastAsiaTheme="minorEastAsia"/>
          <w:noProof/>
          <w:sz w:val="20"/>
          <w:szCs w:val="20"/>
          <w:lang w:val="en-US"/>
        </w:rPr>
      </w:pPr>
      <m:oMath>
        <m:sSub>
          <m:sSubPr>
            <m:ctrlPr>
              <w:rPr>
                <w:rFonts w:ascii="Cambria Math" w:hAnsi="Cambria Math" w:eastAsiaTheme="minorEastAsia"/>
                <w:i/>
                <w:noProof/>
                <w:sz w:val="20"/>
                <w:szCs w:val="20"/>
                <w:lang w:val="en-US"/>
              </w:rPr>
            </m:ctrlPr>
          </m:sSubPr>
          <m:e>
            <m:r>
              <w:rPr>
                <w:rFonts w:ascii="Cambria Math" w:hAnsi="Cambria Math" w:eastAsiaTheme="minorEastAsia"/>
                <w:noProof/>
                <w:sz w:val="20"/>
                <w:szCs w:val="20"/>
                <w:lang w:val="en-US"/>
              </w:rPr>
              <m:t>τ</m:t>
            </m:r>
          </m:e>
          <m:sub>
            <m:r>
              <w:rPr>
                <w:rFonts w:ascii="Cambria Math" w:hAnsi="Cambria Math" w:eastAsiaTheme="minorEastAsia"/>
                <w:noProof/>
                <w:sz w:val="20"/>
                <w:szCs w:val="20"/>
                <w:lang w:val="en-US"/>
              </w:rPr>
              <m:t>xy</m:t>
            </m:r>
          </m:sub>
        </m:sSub>
        <m:r>
          <w:rPr>
            <w:rFonts w:ascii="Cambria Math" w:hAnsi="Cambria Math" w:eastAsiaTheme="minorEastAsia"/>
            <w:noProof/>
            <w:sz w:val="20"/>
            <w:szCs w:val="20"/>
            <w:lang w:val="en-US"/>
          </w:rPr>
          <m:t>=</m:t>
        </m:r>
        <m:f>
          <m:fPr>
            <m:ctrlPr>
              <w:rPr>
                <w:rFonts w:ascii="Cambria Math" w:hAnsi="Cambria Math" w:eastAsiaTheme="minorEastAsia"/>
                <w:i/>
                <w:noProof/>
                <w:sz w:val="20"/>
                <w:szCs w:val="20"/>
                <w:lang w:val="en-US"/>
              </w:rPr>
            </m:ctrlPr>
          </m:fPr>
          <m:num>
            <m:r>
              <w:rPr>
                <w:rFonts w:ascii="Cambria Math" w:hAnsi="Cambria Math" w:eastAsiaTheme="minorEastAsia"/>
                <w:noProof/>
                <w:sz w:val="20"/>
                <w:szCs w:val="20"/>
                <w:lang w:val="en-US"/>
              </w:rPr>
              <m:t>Tc</m:t>
            </m:r>
          </m:num>
          <m:den>
            <m:r>
              <w:rPr>
                <w:rFonts w:ascii="Cambria Math" w:hAnsi="Cambria Math" w:eastAsiaTheme="minorEastAsia"/>
                <w:noProof/>
                <w:sz w:val="20"/>
                <w:szCs w:val="20"/>
                <w:lang w:val="en-US"/>
              </w:rPr>
              <m:t>J</m:t>
            </m:r>
          </m:den>
        </m:f>
      </m:oMath>
      <w:r w:rsidR="00F82B06">
        <w:rPr>
          <w:rFonts w:eastAsiaTheme="minorEastAsia"/>
          <w:noProof/>
          <w:sz w:val="20"/>
          <w:szCs w:val="20"/>
          <w:lang w:val="en-US"/>
        </w:rPr>
        <w:tab/>
      </w:r>
      <w:r w:rsidR="00F82B06">
        <w:rPr>
          <w:rFonts w:eastAsiaTheme="minorEastAsia"/>
          <w:noProof/>
          <w:sz w:val="20"/>
          <w:szCs w:val="20"/>
          <w:lang w:val="en-US"/>
        </w:rPr>
        <w:tab/>
      </w:r>
      <w:r w:rsidR="00F82B06">
        <w:rPr>
          <w:rFonts w:eastAsiaTheme="minorEastAsia"/>
          <w:noProof/>
          <w:sz w:val="20"/>
          <w:szCs w:val="20"/>
          <w:lang w:val="en-US"/>
        </w:rPr>
        <w:tab/>
      </w:r>
      <w:r w:rsidR="00F82B06">
        <w:rPr>
          <w:rFonts w:eastAsiaTheme="minorEastAsia"/>
          <w:noProof/>
          <w:sz w:val="20"/>
          <w:szCs w:val="20"/>
          <w:lang w:val="en-US"/>
        </w:rPr>
        <w:tab/>
      </w:r>
      <m:oMath>
        <m:sSup>
          <m:sSupPr>
            <m:ctrlPr>
              <w:rPr>
                <w:rFonts w:ascii="Cambria Math" w:hAnsi="Cambria Math" w:eastAsiaTheme="minorEastAsia"/>
                <w:i/>
                <w:noProof/>
                <w:sz w:val="20"/>
                <w:szCs w:val="20"/>
                <w:lang w:val="en-US"/>
              </w:rPr>
            </m:ctrlPr>
          </m:sSupPr>
          <m:e>
            <m:sSub>
              <m:sSubPr>
                <m:ctrlPr>
                  <w:rPr>
                    <w:rFonts w:ascii="Cambria Math" w:hAnsi="Cambria Math" w:eastAsiaTheme="minorEastAsia"/>
                    <w:i/>
                    <w:noProof/>
                    <w:sz w:val="20"/>
                    <w:szCs w:val="20"/>
                    <w:lang w:val="en-US"/>
                  </w:rPr>
                </m:ctrlPr>
              </m:sSubPr>
              <m:e>
                <m:r>
                  <w:rPr>
                    <w:rFonts w:ascii="Cambria Math" w:hAnsi="Cambria Math" w:eastAsiaTheme="minorEastAsia"/>
                    <w:noProof/>
                    <w:sz w:val="20"/>
                    <w:szCs w:val="20"/>
                    <w:lang w:val="en-US"/>
                  </w:rPr>
                  <m:t>σ</m:t>
                </m:r>
              </m:e>
              <m:sub>
                <m:r>
                  <w:rPr>
                    <w:rFonts w:ascii="Cambria Math" w:hAnsi="Cambria Math" w:eastAsiaTheme="minorEastAsia"/>
                    <w:noProof/>
                    <w:sz w:val="20"/>
                    <w:szCs w:val="20"/>
                    <w:lang w:val="en-US"/>
                  </w:rPr>
                  <m:t>a</m:t>
                </m:r>
              </m:sub>
            </m:sSub>
          </m:e>
          <m:sup>
            <m:r>
              <w:rPr>
                <w:rFonts w:ascii="Cambria Math" w:hAnsi="Cambria Math" w:eastAsiaTheme="minorEastAsia"/>
                <w:noProof/>
                <w:sz w:val="20"/>
                <w:szCs w:val="20"/>
                <w:lang w:val="en-US"/>
              </w:rPr>
              <m:t>'</m:t>
            </m:r>
          </m:sup>
        </m:sSup>
        <m:r>
          <w:rPr>
            <w:rFonts w:ascii="Cambria Math" w:hAnsi="Cambria Math" w:eastAsiaTheme="minorEastAsia"/>
            <w:noProof/>
            <w:sz w:val="20"/>
            <w:szCs w:val="20"/>
            <w:lang w:val="en-US"/>
          </w:rPr>
          <m:t>=</m:t>
        </m:r>
        <m:rad>
          <m:radPr>
            <m:degHide m:val="1"/>
            <m:ctrlPr>
              <w:rPr>
                <w:rFonts w:ascii="Cambria Math" w:hAnsi="Cambria Math" w:eastAsiaTheme="minorEastAsia"/>
                <w:i/>
                <w:noProof/>
                <w:sz w:val="20"/>
                <w:szCs w:val="20"/>
                <w:lang w:val="en-US"/>
              </w:rPr>
            </m:ctrlPr>
          </m:radPr>
          <m:deg/>
          <m:e>
            <m:sSup>
              <m:sSupPr>
                <m:ctrlPr>
                  <w:rPr>
                    <w:rFonts w:ascii="Cambria Math" w:hAnsi="Cambria Math" w:eastAsiaTheme="minorEastAsia"/>
                    <w:i/>
                    <w:noProof/>
                    <w:sz w:val="20"/>
                    <w:szCs w:val="20"/>
                    <w:lang w:val="en-US"/>
                  </w:rPr>
                </m:ctrlPr>
              </m:sSupPr>
              <m:e>
                <m:sSub>
                  <m:sSubPr>
                    <m:ctrlPr>
                      <w:rPr>
                        <w:rFonts w:ascii="Cambria Math" w:hAnsi="Cambria Math" w:eastAsiaTheme="minorEastAsia"/>
                        <w:i/>
                        <w:noProof/>
                        <w:sz w:val="20"/>
                        <w:szCs w:val="20"/>
                        <w:lang w:val="en-US"/>
                      </w:rPr>
                    </m:ctrlPr>
                  </m:sSubPr>
                  <m:e>
                    <m:r>
                      <w:rPr>
                        <w:rFonts w:ascii="Cambria Math" w:hAnsi="Cambria Math" w:eastAsiaTheme="minorEastAsia"/>
                        <w:noProof/>
                        <w:sz w:val="20"/>
                        <w:szCs w:val="20"/>
                        <w:lang w:val="en-US"/>
                      </w:rPr>
                      <m:t>σ</m:t>
                    </m:r>
                  </m:e>
                  <m:sub>
                    <m:r>
                      <w:rPr>
                        <w:rFonts w:ascii="Cambria Math" w:hAnsi="Cambria Math" w:eastAsiaTheme="minorEastAsia"/>
                        <w:noProof/>
                        <w:sz w:val="20"/>
                        <w:szCs w:val="20"/>
                        <w:lang w:val="en-US"/>
                      </w:rPr>
                      <m:t>x</m:t>
                    </m:r>
                  </m:sub>
                </m:sSub>
              </m:e>
              <m:sup>
                <m:r>
                  <w:rPr>
                    <w:rFonts w:ascii="Cambria Math" w:hAnsi="Cambria Math" w:eastAsiaTheme="minorEastAsia"/>
                    <w:noProof/>
                    <w:sz w:val="20"/>
                    <w:szCs w:val="20"/>
                    <w:lang w:val="en-US"/>
                  </w:rPr>
                  <m:t>2</m:t>
                </m:r>
              </m:sup>
            </m:sSup>
            <m:r>
              <w:rPr>
                <w:rFonts w:ascii="Cambria Math" w:hAnsi="Cambria Math" w:eastAsiaTheme="minorEastAsia"/>
                <w:noProof/>
                <w:sz w:val="20"/>
                <w:szCs w:val="20"/>
                <w:lang w:val="en-US"/>
              </w:rPr>
              <m:t>+</m:t>
            </m:r>
            <m:sSup>
              <m:sSupPr>
                <m:ctrlPr>
                  <w:rPr>
                    <w:rFonts w:ascii="Cambria Math" w:hAnsi="Cambria Math" w:eastAsiaTheme="minorEastAsia"/>
                    <w:i/>
                    <w:noProof/>
                    <w:sz w:val="20"/>
                    <w:szCs w:val="20"/>
                    <w:lang w:val="en-US"/>
                  </w:rPr>
                </m:ctrlPr>
              </m:sSupPr>
              <m:e>
                <m:sSub>
                  <m:sSubPr>
                    <m:ctrlPr>
                      <w:rPr>
                        <w:rFonts w:ascii="Cambria Math" w:hAnsi="Cambria Math" w:eastAsiaTheme="minorEastAsia"/>
                        <w:i/>
                        <w:noProof/>
                        <w:sz w:val="20"/>
                        <w:szCs w:val="20"/>
                        <w:lang w:val="en-US"/>
                      </w:rPr>
                    </m:ctrlPr>
                  </m:sSubPr>
                  <m:e>
                    <m:r>
                      <w:rPr>
                        <w:rFonts w:ascii="Cambria Math" w:hAnsi="Cambria Math" w:eastAsiaTheme="minorEastAsia"/>
                        <w:noProof/>
                        <w:sz w:val="20"/>
                        <w:szCs w:val="20"/>
                        <w:lang w:val="en-US"/>
                      </w:rPr>
                      <m:t>3τ</m:t>
                    </m:r>
                  </m:e>
                  <m:sub>
                    <m:r>
                      <w:rPr>
                        <w:rFonts w:ascii="Cambria Math" w:hAnsi="Cambria Math" w:eastAsiaTheme="minorEastAsia"/>
                        <w:noProof/>
                        <w:sz w:val="20"/>
                        <w:szCs w:val="20"/>
                        <w:lang w:val="en-US"/>
                      </w:rPr>
                      <m:t>xy</m:t>
                    </m:r>
                  </m:sub>
                </m:sSub>
              </m:e>
              <m:sup>
                <m:r>
                  <w:rPr>
                    <w:rFonts w:ascii="Cambria Math" w:hAnsi="Cambria Math" w:eastAsiaTheme="minorEastAsia"/>
                    <w:noProof/>
                    <w:sz w:val="20"/>
                    <w:szCs w:val="20"/>
                    <w:lang w:val="en-US"/>
                  </w:rPr>
                  <m:t>2</m:t>
                </m:r>
              </m:sup>
            </m:sSup>
          </m:e>
        </m:rad>
      </m:oMath>
      <w:r w:rsidR="00F82B06">
        <w:rPr>
          <w:rFonts w:eastAsiaTheme="minorEastAsia"/>
          <w:noProof/>
          <w:sz w:val="20"/>
          <w:szCs w:val="20"/>
          <w:lang w:val="en-US"/>
        </w:rPr>
        <w:t xml:space="preserve"> </w:t>
      </w:r>
      <w:r w:rsidR="00F82B06">
        <w:rPr>
          <w:rFonts w:eastAsiaTheme="minorEastAsia"/>
          <w:noProof/>
          <w:sz w:val="20"/>
          <w:szCs w:val="20"/>
          <w:lang w:val="en-US"/>
        </w:rPr>
        <w:tab/>
      </w:r>
      <m:oMath>
        <m:sSub>
          <m:sSubPr>
            <m:ctrlPr>
              <w:rPr>
                <w:rFonts w:ascii="Cambria Math" w:hAnsi="Cambria Math" w:eastAsiaTheme="minorEastAsia"/>
                <w:i/>
                <w:noProof/>
                <w:sz w:val="20"/>
                <w:szCs w:val="20"/>
                <w:lang w:val="en-US"/>
              </w:rPr>
            </m:ctrlPr>
          </m:sSubPr>
          <m:e>
            <m:r>
              <w:rPr>
                <w:rFonts w:ascii="Cambria Math" w:hAnsi="Cambria Math" w:eastAsiaTheme="minorEastAsia"/>
                <w:noProof/>
                <w:sz w:val="20"/>
                <w:szCs w:val="20"/>
                <w:lang w:val="en-US"/>
              </w:rPr>
              <m:t>N</m:t>
            </m:r>
          </m:e>
          <m:sub>
            <m:r>
              <w:rPr>
                <w:rFonts w:ascii="Cambria Math" w:hAnsi="Cambria Math" w:eastAsiaTheme="minorEastAsia"/>
                <w:noProof/>
                <w:sz w:val="20"/>
                <w:szCs w:val="20"/>
                <w:lang w:val="en-US"/>
              </w:rPr>
              <m:t>sf</m:t>
            </m:r>
          </m:sub>
        </m:sSub>
        <m:r>
          <w:rPr>
            <w:rFonts w:ascii="Cambria Math" w:hAnsi="Cambria Math" w:eastAsiaTheme="minorEastAsia"/>
            <w:noProof/>
            <w:sz w:val="20"/>
            <w:szCs w:val="20"/>
            <w:lang w:val="en-US"/>
          </w:rPr>
          <m:t>=</m:t>
        </m:r>
        <m:f>
          <m:fPr>
            <m:ctrlPr>
              <w:rPr>
                <w:rFonts w:ascii="Cambria Math" w:hAnsi="Cambria Math" w:eastAsiaTheme="minorEastAsia"/>
                <w:i/>
                <w:noProof/>
                <w:sz w:val="20"/>
                <w:szCs w:val="20"/>
                <w:lang w:val="en-US"/>
              </w:rPr>
            </m:ctrlPr>
          </m:fPr>
          <m:num>
            <m:sSub>
              <m:sSubPr>
                <m:ctrlPr>
                  <w:rPr>
                    <w:rFonts w:ascii="Cambria Math" w:hAnsi="Cambria Math" w:eastAsiaTheme="minorEastAsia"/>
                    <w:i/>
                    <w:noProof/>
                    <w:sz w:val="20"/>
                    <w:szCs w:val="20"/>
                    <w:lang w:val="en-US"/>
                  </w:rPr>
                </m:ctrlPr>
              </m:sSubPr>
              <m:e>
                <m:r>
                  <w:rPr>
                    <w:rFonts w:ascii="Cambria Math" w:hAnsi="Cambria Math" w:eastAsiaTheme="minorEastAsia"/>
                    <w:noProof/>
                    <w:sz w:val="20"/>
                    <w:szCs w:val="20"/>
                    <w:lang w:val="en-US"/>
                  </w:rPr>
                  <m:t>S</m:t>
                </m:r>
              </m:e>
              <m:sub>
                <m:r>
                  <w:rPr>
                    <w:rFonts w:ascii="Cambria Math" w:hAnsi="Cambria Math" w:eastAsiaTheme="minorEastAsia"/>
                    <w:noProof/>
                    <w:sz w:val="20"/>
                    <w:szCs w:val="20"/>
                    <w:lang w:val="en-US"/>
                  </w:rPr>
                  <m:t>y</m:t>
                </m:r>
              </m:sub>
            </m:sSub>
          </m:num>
          <m:den>
            <m:sSup>
              <m:sSupPr>
                <m:ctrlPr>
                  <w:rPr>
                    <w:rFonts w:ascii="Cambria Math" w:hAnsi="Cambria Math" w:eastAsiaTheme="minorEastAsia"/>
                    <w:i/>
                    <w:noProof/>
                    <w:sz w:val="20"/>
                    <w:szCs w:val="20"/>
                    <w:lang w:val="en-US"/>
                  </w:rPr>
                </m:ctrlPr>
              </m:sSupPr>
              <m:e>
                <m:sSub>
                  <m:sSubPr>
                    <m:ctrlPr>
                      <w:rPr>
                        <w:rFonts w:ascii="Cambria Math" w:hAnsi="Cambria Math" w:eastAsiaTheme="minorEastAsia"/>
                        <w:i/>
                        <w:noProof/>
                        <w:sz w:val="20"/>
                        <w:szCs w:val="20"/>
                        <w:lang w:val="en-US"/>
                      </w:rPr>
                    </m:ctrlPr>
                  </m:sSubPr>
                  <m:e>
                    <m:r>
                      <w:rPr>
                        <w:rFonts w:ascii="Cambria Math" w:hAnsi="Cambria Math" w:eastAsiaTheme="minorEastAsia"/>
                        <w:noProof/>
                        <w:sz w:val="20"/>
                        <w:szCs w:val="20"/>
                        <w:lang w:val="en-US"/>
                      </w:rPr>
                      <m:t>σ</m:t>
                    </m:r>
                  </m:e>
                  <m:sub>
                    <m:r>
                      <w:rPr>
                        <w:rFonts w:ascii="Cambria Math" w:hAnsi="Cambria Math" w:eastAsiaTheme="minorEastAsia"/>
                        <w:noProof/>
                        <w:sz w:val="20"/>
                        <w:szCs w:val="20"/>
                        <w:lang w:val="en-US"/>
                      </w:rPr>
                      <m:t>a</m:t>
                    </m:r>
                  </m:sub>
                </m:sSub>
              </m:e>
              <m:sup>
                <m:r>
                  <w:rPr>
                    <w:rFonts w:ascii="Cambria Math" w:hAnsi="Cambria Math" w:eastAsiaTheme="minorEastAsia"/>
                    <w:noProof/>
                    <w:sz w:val="20"/>
                    <w:szCs w:val="20"/>
                    <w:lang w:val="en-US"/>
                  </w:rPr>
                  <m:t>'</m:t>
                </m:r>
              </m:sup>
            </m:sSup>
          </m:den>
        </m:f>
      </m:oMath>
    </w:p>
    <w:p w:rsidRPr="005F38CF" w:rsidR="00F82B06" w:rsidP="00F82B06" w:rsidRDefault="00AA2953" w14:paraId="56E6D3C1" w14:textId="77777777">
      <w:pPr>
        <w:rPr>
          <w:rFonts w:eastAsiaTheme="minorEastAsia"/>
          <w:noProof/>
          <w:sz w:val="20"/>
          <w:szCs w:val="20"/>
          <w:lang w:val="en-US"/>
        </w:rPr>
      </w:pPr>
      <m:oMath>
        <m:sSub>
          <m:sSubPr>
            <m:ctrlPr>
              <w:rPr>
                <w:rFonts w:ascii="Cambria Math" w:hAnsi="Cambria Math" w:eastAsiaTheme="minorEastAsia"/>
                <w:i/>
                <w:noProof/>
                <w:sz w:val="20"/>
                <w:szCs w:val="20"/>
                <w:lang w:val="en-US"/>
              </w:rPr>
            </m:ctrlPr>
          </m:sSubPr>
          <m:e>
            <m:r>
              <w:rPr>
                <w:rFonts w:ascii="Cambria Math" w:hAnsi="Cambria Math" w:eastAsiaTheme="minorEastAsia"/>
                <w:noProof/>
                <w:sz w:val="20"/>
                <w:szCs w:val="20"/>
                <w:lang w:val="en-US"/>
              </w:rPr>
              <m:t>τ</m:t>
            </m:r>
          </m:e>
          <m:sub>
            <m:r>
              <w:rPr>
                <w:rFonts w:ascii="Cambria Math" w:hAnsi="Cambria Math" w:eastAsiaTheme="minorEastAsia"/>
                <w:noProof/>
                <w:sz w:val="20"/>
                <w:szCs w:val="20"/>
                <w:lang w:val="en-US"/>
              </w:rPr>
              <m:t>xy</m:t>
            </m:r>
          </m:sub>
        </m:sSub>
        <m:r>
          <w:rPr>
            <w:rFonts w:ascii="Cambria Math" w:hAnsi="Cambria Math" w:eastAsiaTheme="minorEastAsia"/>
            <w:noProof/>
            <w:sz w:val="20"/>
            <w:szCs w:val="20"/>
            <w:lang w:val="en-US"/>
          </w:rPr>
          <m:t>=</m:t>
        </m:r>
        <m:f>
          <m:fPr>
            <m:ctrlPr>
              <w:rPr>
                <w:rFonts w:ascii="Cambria Math" w:hAnsi="Cambria Math" w:eastAsiaTheme="minorEastAsia"/>
                <w:i/>
                <w:noProof/>
                <w:sz w:val="20"/>
                <w:szCs w:val="20"/>
                <w:lang w:val="en-US"/>
              </w:rPr>
            </m:ctrlPr>
          </m:fPr>
          <m:num>
            <m:d>
              <m:dPr>
                <m:ctrlPr>
                  <w:rPr>
                    <w:rFonts w:ascii="Cambria Math" w:hAnsi="Cambria Math" w:eastAsiaTheme="minorEastAsia"/>
                    <w:i/>
                    <w:noProof/>
                    <w:sz w:val="20"/>
                    <w:szCs w:val="20"/>
                    <w:lang w:val="en-US"/>
                  </w:rPr>
                </m:ctrlPr>
              </m:dPr>
              <m:e>
                <m:r>
                  <w:rPr>
                    <w:rFonts w:ascii="Cambria Math" w:hAnsi="Cambria Math" w:eastAsiaTheme="minorEastAsia"/>
                    <w:noProof/>
                    <w:sz w:val="20"/>
                    <w:szCs w:val="20"/>
                    <w:lang w:val="en-US"/>
                  </w:rPr>
                  <m:t>8.16×</m:t>
                </m:r>
                <m:sSup>
                  <m:sSupPr>
                    <m:ctrlPr>
                      <w:rPr>
                        <w:rFonts w:ascii="Cambria Math" w:hAnsi="Cambria Math" w:eastAsiaTheme="minorEastAsia"/>
                        <w:i/>
                        <w:noProof/>
                        <w:sz w:val="20"/>
                        <w:szCs w:val="20"/>
                        <w:lang w:val="en-US"/>
                      </w:rPr>
                    </m:ctrlPr>
                  </m:sSupPr>
                  <m:e>
                    <m:r>
                      <w:rPr>
                        <w:rFonts w:ascii="Cambria Math" w:hAnsi="Cambria Math" w:eastAsiaTheme="minorEastAsia"/>
                        <w:noProof/>
                        <w:sz w:val="20"/>
                        <w:szCs w:val="20"/>
                        <w:lang w:val="en-US"/>
                      </w:rPr>
                      <m:t>10</m:t>
                    </m:r>
                  </m:e>
                  <m:sup>
                    <m:r>
                      <w:rPr>
                        <w:rFonts w:ascii="Cambria Math" w:hAnsi="Cambria Math" w:eastAsiaTheme="minorEastAsia"/>
                        <w:noProof/>
                        <w:sz w:val="20"/>
                        <w:szCs w:val="20"/>
                        <w:lang w:val="en-US"/>
                      </w:rPr>
                      <m:t>-3</m:t>
                    </m:r>
                  </m:sup>
                </m:sSup>
              </m:e>
            </m:d>
            <m:d>
              <m:dPr>
                <m:ctrlPr>
                  <w:rPr>
                    <w:rFonts w:ascii="Cambria Math" w:hAnsi="Cambria Math" w:eastAsiaTheme="minorEastAsia"/>
                    <w:i/>
                    <w:noProof/>
                    <w:sz w:val="20"/>
                    <w:szCs w:val="20"/>
                    <w:lang w:val="en-US"/>
                  </w:rPr>
                </m:ctrlPr>
              </m:dPr>
              <m:e>
                <m:f>
                  <m:fPr>
                    <m:ctrlPr>
                      <w:rPr>
                        <w:rFonts w:ascii="Cambria Math" w:hAnsi="Cambria Math" w:eastAsiaTheme="minorEastAsia"/>
                        <w:i/>
                        <w:noProof/>
                        <w:sz w:val="20"/>
                        <w:szCs w:val="20"/>
                        <w:lang w:val="en-US"/>
                      </w:rPr>
                    </m:ctrlPr>
                  </m:fPr>
                  <m:num>
                    <m:r>
                      <w:rPr>
                        <w:rFonts w:ascii="Cambria Math" w:hAnsi="Cambria Math" w:eastAsiaTheme="minorEastAsia"/>
                        <w:noProof/>
                        <w:sz w:val="20"/>
                        <w:szCs w:val="20"/>
                        <w:lang w:val="en-US"/>
                      </w:rPr>
                      <m:t>0.00635m</m:t>
                    </m:r>
                  </m:num>
                  <m:den>
                    <m:r>
                      <w:rPr>
                        <w:rFonts w:ascii="Cambria Math" w:hAnsi="Cambria Math" w:eastAsiaTheme="minorEastAsia"/>
                        <w:noProof/>
                        <w:sz w:val="20"/>
                        <w:szCs w:val="20"/>
                        <w:lang w:val="en-US"/>
                      </w:rPr>
                      <m:t>2</m:t>
                    </m:r>
                  </m:den>
                </m:f>
              </m:e>
            </m:d>
          </m:num>
          <m:den>
            <m:f>
              <m:fPr>
                <m:ctrlPr>
                  <w:rPr>
                    <w:rFonts w:ascii="Cambria Math" w:hAnsi="Cambria Math" w:eastAsiaTheme="minorEastAsia"/>
                    <w:i/>
                    <w:noProof/>
                    <w:sz w:val="20"/>
                    <w:szCs w:val="20"/>
                    <w:lang w:val="en-US"/>
                  </w:rPr>
                </m:ctrlPr>
              </m:fPr>
              <m:num>
                <m:r>
                  <w:rPr>
                    <w:rFonts w:ascii="Cambria Math" w:hAnsi="Cambria Math" w:eastAsiaTheme="minorEastAsia"/>
                    <w:noProof/>
                    <w:sz w:val="20"/>
                    <w:szCs w:val="20"/>
                    <w:lang w:val="en-US"/>
                  </w:rPr>
                  <m:t>π</m:t>
                </m:r>
              </m:num>
              <m:den>
                <m:r>
                  <w:rPr>
                    <w:rFonts w:ascii="Cambria Math" w:hAnsi="Cambria Math" w:eastAsiaTheme="minorEastAsia"/>
                    <w:noProof/>
                    <w:sz w:val="20"/>
                    <w:szCs w:val="20"/>
                    <w:lang w:val="en-US"/>
                  </w:rPr>
                  <m:t>32</m:t>
                </m:r>
              </m:den>
            </m:f>
            <m:sSup>
              <m:sSupPr>
                <m:ctrlPr>
                  <w:rPr>
                    <w:rFonts w:ascii="Cambria Math" w:hAnsi="Cambria Math" w:eastAsiaTheme="minorEastAsia"/>
                    <w:i/>
                    <w:noProof/>
                    <w:sz w:val="20"/>
                    <w:szCs w:val="20"/>
                    <w:lang w:val="en-US"/>
                  </w:rPr>
                </m:ctrlPr>
              </m:sSupPr>
              <m:e>
                <m:d>
                  <m:dPr>
                    <m:ctrlPr>
                      <w:rPr>
                        <w:rFonts w:ascii="Cambria Math" w:hAnsi="Cambria Math" w:eastAsiaTheme="minorEastAsia"/>
                        <w:i/>
                        <w:noProof/>
                        <w:sz w:val="20"/>
                        <w:szCs w:val="20"/>
                        <w:lang w:val="en-US"/>
                      </w:rPr>
                    </m:ctrlPr>
                  </m:dPr>
                  <m:e>
                    <m:r>
                      <w:rPr>
                        <w:rFonts w:ascii="Cambria Math" w:hAnsi="Cambria Math" w:eastAsiaTheme="minorEastAsia"/>
                        <w:noProof/>
                        <w:sz w:val="20"/>
                        <w:szCs w:val="20"/>
                        <w:lang w:val="en-US"/>
                      </w:rPr>
                      <m:t>0.00635m</m:t>
                    </m:r>
                  </m:e>
                </m:d>
              </m:e>
              <m:sup>
                <m:r>
                  <w:rPr>
                    <w:rFonts w:ascii="Cambria Math" w:hAnsi="Cambria Math" w:eastAsiaTheme="minorEastAsia"/>
                    <w:noProof/>
                    <w:sz w:val="20"/>
                    <w:szCs w:val="20"/>
                    <w:lang w:val="en-US"/>
                  </w:rPr>
                  <m:t>2</m:t>
                </m:r>
              </m:sup>
            </m:sSup>
          </m:den>
        </m:f>
      </m:oMath>
      <w:r w:rsidR="00F82B06">
        <w:rPr>
          <w:rFonts w:eastAsiaTheme="minorEastAsia"/>
          <w:noProof/>
          <w:sz w:val="20"/>
          <w:szCs w:val="20"/>
          <w:lang w:val="en-US"/>
        </w:rPr>
        <w:tab/>
      </w:r>
      <w:r w:rsidR="00F82B06">
        <w:rPr>
          <w:rFonts w:eastAsiaTheme="minorEastAsia"/>
          <w:noProof/>
          <w:sz w:val="20"/>
          <w:szCs w:val="20"/>
          <w:lang w:val="en-US"/>
        </w:rPr>
        <w:tab/>
      </w:r>
      <m:oMath>
        <m:sSup>
          <m:sSupPr>
            <m:ctrlPr>
              <w:rPr>
                <w:rFonts w:ascii="Cambria Math" w:hAnsi="Cambria Math" w:eastAsiaTheme="minorEastAsia"/>
                <w:i/>
                <w:noProof/>
                <w:sz w:val="20"/>
                <w:szCs w:val="20"/>
                <w:lang w:val="en-US"/>
              </w:rPr>
            </m:ctrlPr>
          </m:sSupPr>
          <m:e>
            <m:sSub>
              <m:sSubPr>
                <m:ctrlPr>
                  <w:rPr>
                    <w:rFonts w:ascii="Cambria Math" w:hAnsi="Cambria Math" w:eastAsiaTheme="minorEastAsia"/>
                    <w:i/>
                    <w:noProof/>
                    <w:sz w:val="20"/>
                    <w:szCs w:val="20"/>
                    <w:lang w:val="en-US"/>
                  </w:rPr>
                </m:ctrlPr>
              </m:sSubPr>
              <m:e>
                <m:r>
                  <w:rPr>
                    <w:rFonts w:ascii="Cambria Math" w:hAnsi="Cambria Math" w:eastAsiaTheme="minorEastAsia"/>
                    <w:noProof/>
                    <w:sz w:val="20"/>
                    <w:szCs w:val="20"/>
                    <w:lang w:val="en-US"/>
                  </w:rPr>
                  <m:t>σ</m:t>
                </m:r>
              </m:e>
              <m:sub>
                <m:r>
                  <w:rPr>
                    <w:rFonts w:ascii="Cambria Math" w:hAnsi="Cambria Math" w:eastAsiaTheme="minorEastAsia"/>
                    <w:noProof/>
                    <w:sz w:val="20"/>
                    <w:szCs w:val="20"/>
                    <w:lang w:val="en-US"/>
                  </w:rPr>
                  <m:t>a</m:t>
                </m:r>
              </m:sub>
            </m:sSub>
          </m:e>
          <m:sup>
            <m:r>
              <w:rPr>
                <w:rFonts w:ascii="Cambria Math" w:hAnsi="Cambria Math" w:eastAsiaTheme="minorEastAsia"/>
                <w:noProof/>
                <w:sz w:val="20"/>
                <w:szCs w:val="20"/>
                <w:lang w:val="en-US"/>
              </w:rPr>
              <m:t>'</m:t>
            </m:r>
          </m:sup>
        </m:sSup>
        <m:r>
          <w:rPr>
            <w:rFonts w:ascii="Cambria Math" w:hAnsi="Cambria Math" w:eastAsiaTheme="minorEastAsia"/>
            <w:noProof/>
            <w:sz w:val="20"/>
            <w:szCs w:val="20"/>
            <w:lang w:val="en-US"/>
          </w:rPr>
          <m:t>=12.122MPa</m:t>
        </m:r>
      </m:oMath>
      <w:r w:rsidR="00F82B06">
        <w:rPr>
          <w:rFonts w:eastAsiaTheme="minorEastAsia"/>
          <w:noProof/>
          <w:sz w:val="20"/>
          <w:szCs w:val="20"/>
          <w:lang w:val="en-US"/>
        </w:rPr>
        <w:tab/>
      </w:r>
      <m:oMath>
        <m:sSub>
          <m:sSubPr>
            <m:ctrlPr>
              <w:rPr>
                <w:rFonts w:ascii="Cambria Math" w:hAnsi="Cambria Math" w:eastAsiaTheme="minorEastAsia"/>
                <w:i/>
                <w:noProof/>
                <w:sz w:val="20"/>
                <w:szCs w:val="20"/>
                <w:lang w:val="en-US"/>
              </w:rPr>
            </m:ctrlPr>
          </m:sSubPr>
          <m:e>
            <m:r>
              <w:rPr>
                <w:rFonts w:ascii="Cambria Math" w:hAnsi="Cambria Math" w:eastAsiaTheme="minorEastAsia"/>
                <w:noProof/>
                <w:sz w:val="20"/>
                <w:szCs w:val="20"/>
                <w:lang w:val="en-US"/>
              </w:rPr>
              <m:t>N</m:t>
            </m:r>
          </m:e>
          <m:sub>
            <m:r>
              <w:rPr>
                <w:rFonts w:ascii="Cambria Math" w:hAnsi="Cambria Math" w:eastAsiaTheme="minorEastAsia"/>
                <w:noProof/>
                <w:sz w:val="20"/>
                <w:szCs w:val="20"/>
                <w:lang w:val="en-US"/>
              </w:rPr>
              <m:t>sf</m:t>
            </m:r>
          </m:sub>
        </m:sSub>
        <m:r>
          <w:rPr>
            <w:rFonts w:ascii="Cambria Math" w:hAnsi="Cambria Math" w:eastAsiaTheme="minorEastAsia"/>
            <w:noProof/>
            <w:sz w:val="20"/>
            <w:szCs w:val="20"/>
            <w:lang w:val="en-US"/>
          </w:rPr>
          <m:t>=</m:t>
        </m:r>
        <m:f>
          <m:fPr>
            <m:ctrlPr>
              <w:rPr>
                <w:rFonts w:ascii="Cambria Math" w:hAnsi="Cambria Math" w:eastAsiaTheme="minorEastAsia"/>
                <w:i/>
                <w:noProof/>
                <w:sz w:val="20"/>
                <w:szCs w:val="20"/>
                <w:lang w:val="en-US"/>
              </w:rPr>
            </m:ctrlPr>
          </m:fPr>
          <m:num>
            <m:r>
              <w:rPr>
                <w:rFonts w:ascii="Cambria Math" w:hAnsi="Cambria Math" w:eastAsiaTheme="minorEastAsia"/>
                <w:noProof/>
                <w:sz w:val="20"/>
                <w:szCs w:val="20"/>
                <w:lang w:val="en-US"/>
              </w:rPr>
              <m:t>275MPa</m:t>
            </m:r>
          </m:num>
          <m:den>
            <m:r>
              <w:rPr>
                <w:rFonts w:ascii="Cambria Math" w:hAnsi="Cambria Math" w:eastAsiaTheme="minorEastAsia"/>
                <w:noProof/>
                <w:sz w:val="20"/>
                <w:szCs w:val="20"/>
                <w:lang w:val="en-US"/>
              </w:rPr>
              <m:t>12.122MPa</m:t>
            </m:r>
          </m:den>
        </m:f>
      </m:oMath>
    </w:p>
    <w:p w:rsidR="00F82B06" w:rsidP="00F82B06" w:rsidRDefault="00AA2953" w14:paraId="705672CB" w14:textId="77777777">
      <w:pPr>
        <w:rPr>
          <w:rFonts w:eastAsiaTheme="minorEastAsia"/>
          <w:noProof/>
          <w:sz w:val="20"/>
          <w:szCs w:val="20"/>
          <w:lang w:val="en-US"/>
        </w:rPr>
      </w:pPr>
      <m:oMath>
        <m:sSub>
          <m:sSubPr>
            <m:ctrlPr>
              <w:rPr>
                <w:rFonts w:ascii="Cambria Math" w:hAnsi="Cambria Math" w:eastAsiaTheme="minorEastAsia"/>
                <w:i/>
                <w:noProof/>
                <w:sz w:val="20"/>
                <w:szCs w:val="20"/>
                <w:lang w:val="en-US"/>
              </w:rPr>
            </m:ctrlPr>
          </m:sSubPr>
          <m:e>
            <m:r>
              <w:rPr>
                <w:rFonts w:ascii="Cambria Math" w:hAnsi="Cambria Math" w:eastAsiaTheme="minorEastAsia"/>
                <w:noProof/>
                <w:sz w:val="20"/>
                <w:szCs w:val="20"/>
                <w:lang w:val="en-US"/>
              </w:rPr>
              <m:t>τ</m:t>
            </m:r>
          </m:e>
          <m:sub>
            <m:r>
              <w:rPr>
                <w:rFonts w:ascii="Cambria Math" w:hAnsi="Cambria Math" w:eastAsiaTheme="minorEastAsia"/>
                <w:noProof/>
                <w:sz w:val="20"/>
                <w:szCs w:val="20"/>
                <w:lang w:val="en-US"/>
              </w:rPr>
              <m:t>xy</m:t>
            </m:r>
          </m:sub>
        </m:sSub>
        <m:r>
          <w:rPr>
            <w:rFonts w:ascii="Cambria Math" w:hAnsi="Cambria Math" w:eastAsiaTheme="minorEastAsia"/>
            <w:noProof/>
            <w:sz w:val="20"/>
            <w:szCs w:val="20"/>
            <w:lang w:val="en-US"/>
          </w:rPr>
          <m:t>=6.545MPa</m:t>
        </m:r>
      </m:oMath>
      <w:r w:rsidR="00F82B06">
        <w:rPr>
          <w:rFonts w:eastAsiaTheme="minorEastAsia"/>
          <w:noProof/>
          <w:sz w:val="20"/>
          <w:szCs w:val="20"/>
          <w:lang w:val="en-US"/>
        </w:rPr>
        <w:tab/>
      </w:r>
      <w:r w:rsidR="00F82B06">
        <w:rPr>
          <w:rFonts w:eastAsiaTheme="minorEastAsia"/>
          <w:noProof/>
          <w:sz w:val="20"/>
          <w:szCs w:val="20"/>
          <w:lang w:val="en-US"/>
        </w:rPr>
        <w:tab/>
      </w:r>
      <w:r w:rsidR="00F82B06">
        <w:rPr>
          <w:rFonts w:eastAsiaTheme="minorEastAsia"/>
          <w:noProof/>
          <w:sz w:val="20"/>
          <w:szCs w:val="20"/>
          <w:lang w:val="en-US"/>
        </w:rPr>
        <w:tab/>
      </w:r>
      <w:r w:rsidR="00F82B06">
        <w:rPr>
          <w:rFonts w:eastAsiaTheme="minorEastAsia"/>
          <w:noProof/>
          <w:sz w:val="20"/>
          <w:szCs w:val="20"/>
          <w:lang w:val="en-US"/>
        </w:rPr>
        <w:tab/>
      </w:r>
      <w:r w:rsidR="00F82B06">
        <w:rPr>
          <w:rFonts w:eastAsiaTheme="minorEastAsia"/>
          <w:noProof/>
          <w:sz w:val="20"/>
          <w:szCs w:val="20"/>
          <w:lang w:val="en-US"/>
        </w:rPr>
        <w:tab/>
      </w:r>
      <w:r w:rsidR="00F82B06">
        <w:rPr>
          <w:rFonts w:eastAsiaTheme="minorEastAsia"/>
          <w:noProof/>
          <w:sz w:val="20"/>
          <w:szCs w:val="20"/>
          <w:lang w:val="en-US"/>
        </w:rPr>
        <w:tab/>
      </w:r>
      <m:oMath>
        <m:sSub>
          <m:sSubPr>
            <m:ctrlPr>
              <w:rPr>
                <w:rFonts w:ascii="Cambria Math" w:hAnsi="Cambria Math" w:eastAsiaTheme="minorEastAsia"/>
                <w:i/>
                <w:noProof/>
                <w:sz w:val="20"/>
                <w:szCs w:val="20"/>
                <w:lang w:val="en-US"/>
              </w:rPr>
            </m:ctrlPr>
          </m:sSubPr>
          <m:e>
            <m:r>
              <w:rPr>
                <w:rFonts w:ascii="Cambria Math" w:hAnsi="Cambria Math" w:eastAsiaTheme="minorEastAsia"/>
                <w:noProof/>
                <w:sz w:val="20"/>
                <w:szCs w:val="20"/>
                <w:lang w:val="en-US"/>
              </w:rPr>
              <m:t>N</m:t>
            </m:r>
          </m:e>
          <m:sub>
            <m:r>
              <w:rPr>
                <w:rFonts w:ascii="Cambria Math" w:hAnsi="Cambria Math" w:eastAsiaTheme="minorEastAsia"/>
                <w:noProof/>
                <w:sz w:val="20"/>
                <w:szCs w:val="20"/>
                <w:lang w:val="en-US"/>
              </w:rPr>
              <m:t>sf</m:t>
            </m:r>
          </m:sub>
        </m:sSub>
        <m:r>
          <w:rPr>
            <w:rFonts w:ascii="Cambria Math" w:hAnsi="Cambria Math" w:eastAsiaTheme="minorEastAsia"/>
            <w:noProof/>
            <w:sz w:val="20"/>
            <w:szCs w:val="20"/>
            <w:lang w:val="en-US"/>
          </w:rPr>
          <m:t>=22.686</m:t>
        </m:r>
      </m:oMath>
    </w:p>
    <w:p w:rsidRPr="00B2496C" w:rsidR="00F82B06" w:rsidP="1D91FF77" w:rsidRDefault="001C166C" w14:paraId="3F7ED43A" w14:textId="504BF2A1" w14:noSpellErr="1">
      <w:pPr>
        <w:rPr>
          <w:rFonts w:ascii="Cambria," w:hAnsi="Cambria," w:eastAsia="Cambria," w:cs="Cambria,"/>
          <w:sz w:val="20"/>
          <w:szCs w:val="20"/>
          <w:lang w:val="en-US"/>
        </w:rPr>
      </w:pPr>
      <w:r w:rsidRPr="1D91FF77" w:rsidR="1D91FF77">
        <w:rPr>
          <w:rFonts w:ascii="Cambria" w:hAnsi="Cambria" w:eastAsia="Cambria" w:cs="Cambria"/>
          <w:i w:val="1"/>
          <w:iCs w:val="1"/>
          <w:lang w:val="en-US"/>
        </w:rPr>
        <w:t>Figure</w:t>
      </w:r>
      <w:r w:rsidRPr="1D91FF77" w:rsidR="1D91FF77">
        <w:rPr>
          <w:rFonts w:ascii="Cambria," w:hAnsi="Cambria," w:eastAsia="Cambria," w:cs="Cambria,"/>
          <w:i w:val="1"/>
          <w:iCs w:val="1"/>
          <w:lang w:val="en-US"/>
        </w:rPr>
        <w:t xml:space="preserve"> </w:t>
      </w:r>
      <w:r w:rsidRPr="1D91FF77" w:rsidR="1D91FF77">
        <w:rPr>
          <w:rFonts w:ascii="Cambria" w:hAnsi="Cambria" w:eastAsia="Cambria" w:cs="Cambria"/>
          <w:i w:val="1"/>
          <w:iCs w:val="1"/>
          <w:lang w:val="en-US"/>
        </w:rPr>
        <w:t>7</w:t>
      </w:r>
      <w:r w:rsidRPr="1D91FF77" w:rsidR="1D91FF77">
        <w:rPr>
          <w:rFonts w:ascii="Cambria" w:hAnsi="Cambria" w:eastAsia="Cambria" w:cs="Cambria"/>
          <w:i w:val="1"/>
          <w:iCs w:val="1"/>
          <w:lang w:val="en-US"/>
        </w:rPr>
        <w:t>: Determining the factor of safety of the stepper motor shaft</w:t>
      </w:r>
    </w:p>
    <w:p w:rsidRPr="00B2496C" w:rsidR="3FEB12F9" w:rsidP="1D91FF77" w:rsidRDefault="7E929E44" w14:paraId="78869889" w14:textId="51596506" w14:noSpellErr="1">
      <w:pPr>
        <w:rPr>
          <w:rFonts w:ascii="Cambria," w:hAnsi="Cambria," w:eastAsia="Cambria," w:cs="Cambria,"/>
          <w:sz w:val="24"/>
          <w:szCs w:val="24"/>
          <w:lang w:val="en-US"/>
        </w:rPr>
      </w:pPr>
      <w:r w:rsidRPr="1D91FF77">
        <w:rPr>
          <w:rFonts w:ascii="Cambria," w:hAnsi="Cambria," w:eastAsia="Cambria," w:cs="Cambria,"/>
          <w:lang w:val="en-US"/>
        </w:rPr>
        <w:t xml:space="preserve"> </w:t>
      </w:r>
      <w:r w:rsidRPr="00B2496C" w:rsidR="003C4941">
        <w:rPr>
          <w:rFonts w:ascii="Cambria" w:hAnsi="Cambria" w:eastAsiaTheme="minorEastAsia"/>
          <w:lang w:val="en-US"/>
        </w:rPr>
        <w:tab/>
      </w:r>
      <w:r w:rsidRPr="1D91FF77">
        <w:rPr>
          <w:rFonts w:ascii="Cambria" w:hAnsi="Cambria" w:eastAsia="Cambria" w:cs="Cambria"/>
          <w:sz w:val="24"/>
          <w:szCs w:val="24"/>
          <w:lang w:val="en-US"/>
        </w:rPr>
        <w:t>Determining the factor of safety of the stepper motor shaft is to make sure the motor would not break after millions of rotations and the factor of safety is more than 22 which is more than enough for us.</w:t>
      </w:r>
    </w:p>
    <w:p w:rsidR="00F82B06" w:rsidP="00F82B06" w:rsidRDefault="00F82B06" w14:paraId="7FA07FEC" w14:textId="77777777">
      <w:pPr>
        <w:jc w:val="both"/>
      </w:pPr>
      <w:r>
        <w:rPr>
          <w:rFonts w:eastAsiaTheme="minorEastAsia"/>
          <w:noProof/>
          <w:lang w:val="en-US"/>
        </w:rPr>
        <mc:AlternateContent>
          <mc:Choice Requires="wps">
            <w:drawing>
              <wp:anchor distT="0" distB="0" distL="114300" distR="114300" simplePos="0" relativeHeight="251658244" behindDoc="1" locked="0" layoutInCell="1" allowOverlap="1" wp14:anchorId="792E95B8" wp14:editId="0B32A13E">
                <wp:simplePos x="0" y="0"/>
                <wp:positionH relativeFrom="column">
                  <wp:posOffset>-63795</wp:posOffset>
                </wp:positionH>
                <wp:positionV relativeFrom="paragraph">
                  <wp:posOffset>219311</wp:posOffset>
                </wp:positionV>
                <wp:extent cx="5943600" cy="2969024"/>
                <wp:effectExtent l="0" t="0" r="25400" b="28575"/>
                <wp:wrapNone/>
                <wp:docPr id="15" name="Rectangle 15"/>
                <wp:cNvGraphicFramePr/>
                <a:graphic xmlns:a="http://schemas.openxmlformats.org/drawingml/2006/main">
                  <a:graphicData uri="http://schemas.microsoft.com/office/word/2010/wordprocessingShape">
                    <wps:wsp>
                      <wps:cNvSpPr/>
                      <wps:spPr>
                        <a:xfrm>
                          <a:off x="0" y="0"/>
                          <a:ext cx="5943600" cy="29690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w14:anchorId="6C80841F">
              <v:rect id="Rectangle 15" style="position:absolute;margin-left:-5pt;margin-top:17.25pt;width:468pt;height:233.8pt;z-index:-2516582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ed="f" strokecolor="black [3213]" strokeweight="1pt" w14:anchorId="07C63E3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"/>
            </w:pict>
          </mc:Fallback>
        </mc:AlternateContent>
      </w:r>
    </w:p>
    <w:p w:rsidR="00F82B06" w:rsidP="00F82B06" w:rsidRDefault="00AA2953" w14:paraId="4B586C2E" w14:textId="77777777">
      <w:pPr>
        <w:jc w:val="both"/>
        <w:rPr>
          <w:rFonts w:eastAsiaTheme="minorEastAsia"/>
        </w:rPr>
      </w:pPr>
      <m:oMath>
        <m:sSub>
          <m:sSubPr>
            <m:ctrlPr>
              <w:rPr>
                <w:rFonts w:ascii="Cambria Math" w:hAnsi="Cambria Math"/>
                <w:i/>
              </w:rPr>
            </m:ctrlPr>
          </m:sSubPr>
          <m:e>
            <m:r>
              <w:rPr>
                <w:rFonts w:ascii="Cambria Math" w:hAnsi="Cambria Math"/>
              </w:rPr>
              <m:t>E</m:t>
            </m:r>
          </m:e>
          <m:sub>
            <m:r>
              <w:rPr>
                <w:rFonts w:ascii="Cambria Math" w:hAnsi="Cambria Math"/>
              </w:rPr>
              <m:t>steel</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wood</m:t>
            </m:r>
          </m:sub>
        </m:sSub>
      </m:oMath>
      <w:r w:rsidR="00F82B06">
        <w:rPr>
          <w:rFonts w:eastAsiaTheme="minorEastAsia"/>
        </w:rPr>
        <w:t xml:space="preserve">             </w:t>
      </w:r>
      <m:oMath>
        <m:sSub>
          <m:sSubPr>
            <m:ctrlPr>
              <w:rPr>
                <w:rFonts w:ascii="Cambria Math" w:hAnsi="Cambria Math"/>
                <w:i/>
              </w:rPr>
            </m:ctrlPr>
          </m:sSubPr>
          <m:e>
            <m:r>
              <w:rPr>
                <w:rFonts w:ascii="Cambria Math" w:hAnsi="Cambria Math"/>
              </w:rPr>
              <m:t>E</m:t>
            </m:r>
          </m:e>
          <m:sub>
            <m:r>
              <w:rPr>
                <w:rFonts w:ascii="Cambria Math" w:hAnsi="Cambria Math"/>
              </w:rPr>
              <m:t>steel</m:t>
            </m:r>
          </m:sub>
        </m:sSub>
        <m:r>
          <w:rPr>
            <w:rFonts w:ascii="Cambria Math" w:hAnsi="Cambria Math" w:eastAsiaTheme="minorEastAsia"/>
          </w:rPr>
          <m:t>=209GPa</m:t>
        </m:r>
      </m:oMath>
      <w:r w:rsidR="00F82B06">
        <w:rPr>
          <w:rFonts w:eastAsiaTheme="minorEastAsia"/>
        </w:rPr>
        <w:tab/>
      </w:r>
      <m:oMath>
        <m:r>
          <w:rPr>
            <w:rFonts w:ascii="Cambria Math" w:hAnsi="Cambria Math"/>
          </w:rPr>
          <m:t>∴L-Rail resists deflection more than track</m:t>
        </m:r>
      </m:oMath>
    </w:p>
    <w:p w:rsidR="00F82B06" w:rsidP="00F82B06" w:rsidRDefault="00F82B06" w14:paraId="1A3B0CD6" w14:textId="77777777">
      <w:pPr>
        <w:jc w:val="both"/>
        <w:rPr>
          <w:rFonts w:eastAsiaTheme="minorEastAsia"/>
        </w:rPr>
      </w:pPr>
    </w:p>
    <w:p w:rsidRPr="00D44EF3" w:rsidR="00F82B06" w:rsidP="00F82B06" w:rsidRDefault="00AA2953" w14:paraId="66682556" w14:textId="77777777">
      <w:pPr>
        <w:rPr>
          <w:rFonts w:eastAsiaTheme="minorEastAsia"/>
        </w:rPr>
      </w:pPr>
      <m:oMath>
        <m:sSub>
          <m:sSubPr>
            <m:ctrlPr>
              <w:rPr>
                <w:rFonts w:ascii="Cambria Math" w:hAnsi="Cambria Math"/>
                <w:i/>
              </w:rPr>
            </m:ctrlPr>
          </m:sSubPr>
          <m:e>
            <m:r>
              <w:rPr>
                <w:rFonts w:ascii="Cambria Math" w:hAnsi="Cambria Math"/>
              </w:rPr>
              <m:t>I</m:t>
            </m:r>
          </m:e>
          <m:sub>
            <m:r>
              <w:rPr>
                <w:rFonts w:ascii="Cambria Math" w:hAnsi="Cambria Math"/>
              </w:rPr>
              <m:t>L-Rail</m:t>
            </m:r>
          </m:sub>
        </m:sSub>
        <m:r>
          <w:rPr>
            <w:rFonts w:ascii="Cambria Math" w:hAnsi="Cambria Math" w:eastAsiaTheme="minorEastAsia"/>
          </w:rPr>
          <m:t>=</m:t>
        </m:r>
        <m:f>
          <m:fPr>
            <m:ctrlPr>
              <w:rPr>
                <w:rFonts w:ascii="Cambria Math" w:hAnsi="Cambria Math" w:eastAsiaTheme="minorEastAsia"/>
                <w:i/>
              </w:rPr>
            </m:ctrlPr>
          </m:fPr>
          <m:num>
            <m:r>
              <w:rPr>
                <w:rFonts w:ascii="Cambria Math" w:hAnsi="Cambria Math" w:eastAsiaTheme="minorEastAsia"/>
              </w:rPr>
              <m:t>b</m:t>
            </m:r>
            <m:sSup>
              <m:sSupPr>
                <m:ctrlPr>
                  <w:rPr>
                    <w:rFonts w:ascii="Cambria Math" w:hAnsi="Cambria Math" w:eastAsiaTheme="minorEastAsia"/>
                    <w:i/>
                  </w:rPr>
                </m:ctrlPr>
              </m:sSupPr>
              <m:e>
                <m:r>
                  <w:rPr>
                    <w:rFonts w:ascii="Cambria Math" w:hAnsi="Cambria Math" w:eastAsiaTheme="minorEastAsia"/>
                  </w:rPr>
                  <m:t>h</m:t>
                </m:r>
              </m:e>
              <m:sup>
                <m:r>
                  <w:rPr>
                    <w:rFonts w:ascii="Cambria Math" w:hAnsi="Cambria Math" w:eastAsiaTheme="minorEastAsia"/>
                  </w:rPr>
                  <m:t>3</m:t>
                </m:r>
              </m:sup>
            </m:sSup>
          </m:num>
          <m:den>
            <m:r>
              <w:rPr>
                <w:rFonts w:ascii="Cambria Math" w:hAnsi="Cambria Math" w:eastAsiaTheme="minorEastAsia"/>
              </w:rPr>
              <m:t>12</m:t>
            </m:r>
          </m:den>
        </m:f>
        <m:r>
          <w:rPr>
            <w:rFonts w:ascii="Cambria Math" w:hAnsi="Cambria Math" w:eastAsiaTheme="minorEastAsia"/>
          </w:rPr>
          <m:t>+</m:t>
        </m:r>
        <m:f>
          <m:fPr>
            <m:ctrlPr>
              <w:rPr>
                <w:rFonts w:ascii="Cambria Math" w:hAnsi="Cambria Math" w:eastAsiaTheme="minorEastAsia"/>
                <w:i/>
              </w:rPr>
            </m:ctrlPr>
          </m:fPr>
          <m:num>
            <m:r>
              <w:rPr>
                <w:rFonts w:ascii="Cambria Math" w:hAnsi="Cambria Math" w:eastAsiaTheme="minorEastAsia"/>
              </w:rPr>
              <m:t>h</m:t>
            </m:r>
            <m:sSup>
              <m:sSupPr>
                <m:ctrlPr>
                  <w:rPr>
                    <w:rFonts w:ascii="Cambria Math" w:hAnsi="Cambria Math" w:eastAsiaTheme="minorEastAsia"/>
                    <w:i/>
                  </w:rPr>
                </m:ctrlPr>
              </m:sSupPr>
              <m:e>
                <m:r>
                  <w:rPr>
                    <w:rFonts w:ascii="Cambria Math" w:hAnsi="Cambria Math" w:eastAsiaTheme="minorEastAsia"/>
                  </w:rPr>
                  <m:t>b</m:t>
                </m:r>
              </m:e>
              <m:sup>
                <m:r>
                  <w:rPr>
                    <w:rFonts w:ascii="Cambria Math" w:hAnsi="Cambria Math" w:eastAsiaTheme="minorEastAsia"/>
                  </w:rPr>
                  <m:t>3</m:t>
                </m:r>
              </m:sup>
            </m:sSup>
          </m:num>
          <m:den>
            <m:r>
              <w:rPr>
                <w:rFonts w:ascii="Cambria Math" w:hAnsi="Cambria Math" w:eastAsiaTheme="minorEastAsia"/>
              </w:rPr>
              <m:t>12</m:t>
            </m:r>
          </m:den>
        </m:f>
      </m:oMath>
      <w:r w:rsidR="00F82B06">
        <w:rPr>
          <w:rFonts w:eastAsiaTheme="minorEastAsia"/>
        </w:rPr>
        <w:tab/>
      </w:r>
      <w:r w:rsidR="00F82B06">
        <w:rPr>
          <w:rFonts w:eastAsiaTheme="minorEastAsia"/>
        </w:rPr>
        <w:tab/>
      </w:r>
      <w:r w:rsidR="00F82B06">
        <w:rPr>
          <w:rFonts w:eastAsiaTheme="minorEastAsia"/>
        </w:rPr>
        <w:tab/>
      </w:r>
      <w:r w:rsidR="00F82B06">
        <w:rPr>
          <w:rFonts w:eastAsiaTheme="minorEastAsia"/>
        </w:rPr>
        <w:tab/>
      </w:r>
      <m:oMath>
        <m:sSub>
          <m:sSubPr>
            <m:ctrlPr>
              <w:rPr>
                <w:rFonts w:ascii="Cambria Math" w:hAnsi="Cambria Math"/>
                <w:i/>
              </w:rPr>
            </m:ctrlPr>
          </m:sSubPr>
          <m:e>
            <m:r>
              <w:rPr>
                <w:rFonts w:ascii="Cambria Math" w:hAnsi="Cambria Math"/>
              </w:rPr>
              <m:t>δ</m:t>
            </m:r>
          </m:e>
          <m:sub>
            <m:r>
              <w:rPr>
                <w:rFonts w:ascii="Cambria Math" w:hAnsi="Cambria Math"/>
              </w:rPr>
              <m:t>max</m:t>
            </m:r>
          </m:sub>
        </m:sSub>
        <m:r>
          <w:rPr>
            <w:rFonts w:ascii="Cambria Math" w:hAnsi="Cambria Math" w:eastAsiaTheme="minorEastAsia"/>
          </w:rPr>
          <m:t>=</m:t>
        </m:r>
        <m:f>
          <m:fPr>
            <m:ctrlPr>
              <w:rPr>
                <w:rFonts w:ascii="Cambria Math" w:hAnsi="Cambria Math" w:eastAsiaTheme="minorEastAsia"/>
                <w:i/>
              </w:rPr>
            </m:ctrlPr>
          </m:fPr>
          <m:num>
            <m:r>
              <w:rPr>
                <w:rFonts w:ascii="Cambria Math" w:hAnsi="Cambria Math" w:eastAsiaTheme="minorEastAsia"/>
              </w:rPr>
              <m:t>F</m:t>
            </m:r>
            <m:sSup>
              <m:sSupPr>
                <m:ctrlPr>
                  <w:rPr>
                    <w:rFonts w:ascii="Cambria Math" w:hAnsi="Cambria Math" w:eastAsiaTheme="minorEastAsia"/>
                    <w:i/>
                  </w:rPr>
                </m:ctrlPr>
              </m:sSupPr>
              <m:e>
                <m:r>
                  <w:rPr>
                    <w:rFonts w:ascii="Cambria Math" w:hAnsi="Cambria Math" w:eastAsiaTheme="minorEastAsia"/>
                  </w:rPr>
                  <m:t>l</m:t>
                </m:r>
              </m:e>
              <m:sup>
                <m:r>
                  <w:rPr>
                    <w:rFonts w:ascii="Cambria Math" w:hAnsi="Cambria Math" w:eastAsiaTheme="minorEastAsia"/>
                  </w:rPr>
                  <m:t>3</m:t>
                </m:r>
              </m:sup>
            </m:sSup>
          </m:num>
          <m:den>
            <m:r>
              <w:rPr>
                <w:rFonts w:ascii="Cambria Math" w:hAnsi="Cambria Math" w:eastAsiaTheme="minorEastAsia"/>
              </w:rPr>
              <m:t>48EI</m:t>
            </m:r>
          </m:den>
        </m:f>
      </m:oMath>
    </w:p>
    <w:p w:rsidRPr="00D44EF3" w:rsidR="00F82B06" w:rsidP="00F82B06" w:rsidRDefault="00AA2953" w14:paraId="446D4BE7" w14:textId="77777777">
      <w:pPr>
        <w:rPr>
          <w:rFonts w:eastAsiaTheme="minorEastAsia"/>
        </w:rPr>
      </w:pPr>
      <m:oMath>
        <m:sSub>
          <m:sSubPr>
            <m:ctrlPr>
              <w:rPr>
                <w:rFonts w:ascii="Cambria Math" w:hAnsi="Cambria Math"/>
                <w:i/>
              </w:rPr>
            </m:ctrlPr>
          </m:sSubPr>
          <m:e>
            <m:r>
              <w:rPr>
                <w:rFonts w:ascii="Cambria Math" w:hAnsi="Cambria Math"/>
              </w:rPr>
              <m:t>I</m:t>
            </m:r>
          </m:e>
          <m:sub>
            <m:r>
              <w:rPr>
                <w:rFonts w:ascii="Cambria Math" w:hAnsi="Cambria Math"/>
              </w:rPr>
              <m:t>L-Rail</m:t>
            </m:r>
          </m:sub>
        </m:sSub>
        <m:r>
          <w:rPr>
            <w:rFonts w:ascii="Cambria Math" w:hAnsi="Cambria Math" w:eastAsiaTheme="minorEastAsia"/>
          </w:rPr>
          <m:t>=</m:t>
        </m:r>
        <m:f>
          <m:fPr>
            <m:ctrlPr>
              <w:rPr>
                <w:rFonts w:ascii="Cambria Math" w:hAnsi="Cambria Math" w:eastAsiaTheme="minorEastAsia"/>
                <w:i/>
              </w:rPr>
            </m:ctrlPr>
          </m:fPr>
          <m:num>
            <m:r>
              <w:rPr>
                <w:rFonts w:ascii="Cambria Math" w:hAnsi="Cambria Math" w:eastAsiaTheme="minorEastAsia"/>
              </w:rPr>
              <m:t>(0.0015)</m:t>
            </m:r>
            <m:sSup>
              <m:sSupPr>
                <m:ctrlPr>
                  <w:rPr>
                    <w:rFonts w:ascii="Cambria Math" w:hAnsi="Cambria Math" w:eastAsiaTheme="minorEastAsia"/>
                    <w:i/>
                  </w:rPr>
                </m:ctrlPr>
              </m:sSupPr>
              <m:e>
                <m:r>
                  <w:rPr>
                    <w:rFonts w:ascii="Cambria Math" w:hAnsi="Cambria Math" w:eastAsiaTheme="minorEastAsia"/>
                  </w:rPr>
                  <m:t>(0.0184)</m:t>
                </m:r>
              </m:e>
              <m:sup>
                <m:r>
                  <w:rPr>
                    <w:rFonts w:ascii="Cambria Math" w:hAnsi="Cambria Math" w:eastAsiaTheme="minorEastAsia"/>
                  </w:rPr>
                  <m:t>3</m:t>
                </m:r>
              </m:sup>
            </m:sSup>
          </m:num>
          <m:den>
            <m:r>
              <w:rPr>
                <w:rFonts w:ascii="Cambria Math" w:hAnsi="Cambria Math" w:eastAsiaTheme="minorEastAsia"/>
              </w:rPr>
              <m:t>12</m:t>
            </m:r>
          </m:den>
        </m:f>
        <m:r>
          <w:rPr>
            <w:rFonts w:ascii="Cambria Math" w:hAnsi="Cambria Math" w:eastAsiaTheme="minorEastAsia"/>
          </w:rPr>
          <m:t>+</m:t>
        </m:r>
        <m:f>
          <m:fPr>
            <m:ctrlPr>
              <w:rPr>
                <w:rFonts w:ascii="Cambria Math" w:hAnsi="Cambria Math" w:eastAsiaTheme="minorEastAsia"/>
                <w:i/>
              </w:rPr>
            </m:ctrlPr>
          </m:fPr>
          <m:num>
            <m:r>
              <w:rPr>
                <w:rFonts w:ascii="Cambria Math" w:hAnsi="Cambria Math" w:eastAsiaTheme="minorEastAsia"/>
              </w:rPr>
              <m:t>(0.0184)</m:t>
            </m:r>
            <m:sSup>
              <m:sSupPr>
                <m:ctrlPr>
                  <w:rPr>
                    <w:rFonts w:ascii="Cambria Math" w:hAnsi="Cambria Math" w:eastAsiaTheme="minorEastAsia"/>
                    <w:i/>
                  </w:rPr>
                </m:ctrlPr>
              </m:sSupPr>
              <m:e>
                <m:r>
                  <w:rPr>
                    <w:rFonts w:ascii="Cambria Math" w:hAnsi="Cambria Math" w:eastAsiaTheme="minorEastAsia"/>
                  </w:rPr>
                  <m:t>(0.0015)</m:t>
                </m:r>
              </m:e>
              <m:sup>
                <m:r>
                  <w:rPr>
                    <w:rFonts w:ascii="Cambria Math" w:hAnsi="Cambria Math" w:eastAsiaTheme="minorEastAsia"/>
                  </w:rPr>
                  <m:t>3</m:t>
                </m:r>
              </m:sup>
            </m:sSup>
          </m:num>
          <m:den>
            <m:r>
              <w:rPr>
                <w:rFonts w:ascii="Cambria Math" w:hAnsi="Cambria Math" w:eastAsiaTheme="minorEastAsia"/>
              </w:rPr>
              <m:t>12</m:t>
            </m:r>
          </m:den>
        </m:f>
      </m:oMath>
      <w:r w:rsidR="00F82B06">
        <w:rPr>
          <w:rFonts w:eastAsiaTheme="minorEastAsia"/>
        </w:rPr>
        <w:tab/>
      </w:r>
      <m:oMath>
        <m:sSub>
          <m:sSubPr>
            <m:ctrlPr>
              <w:rPr>
                <w:rFonts w:ascii="Cambria Math" w:hAnsi="Cambria Math"/>
                <w:i/>
              </w:rPr>
            </m:ctrlPr>
          </m:sSubPr>
          <m:e>
            <m:r>
              <w:rPr>
                <w:rFonts w:ascii="Cambria Math" w:hAnsi="Cambria Math"/>
              </w:rPr>
              <m:t>δ</m:t>
            </m:r>
          </m:e>
          <m:sub>
            <m:r>
              <w:rPr>
                <w:rFonts w:ascii="Cambria Math" w:hAnsi="Cambria Math"/>
              </w:rPr>
              <m:t>max</m:t>
            </m:r>
          </m:sub>
        </m:sSub>
        <m:r>
          <w:rPr>
            <w:rFonts w:ascii="Cambria Math" w:hAnsi="Cambria Math" w:eastAsiaTheme="minorEastAsia"/>
          </w:rPr>
          <m:t>=</m:t>
        </m:r>
        <m:f>
          <m:fPr>
            <m:ctrlPr>
              <w:rPr>
                <w:rFonts w:ascii="Cambria Math" w:hAnsi="Cambria Math" w:eastAsiaTheme="minorEastAsia"/>
                <w:i/>
              </w:rPr>
            </m:ctrlPr>
          </m:fPr>
          <m:num>
            <m:r>
              <w:rPr>
                <w:rFonts w:ascii="Cambria Math" w:hAnsi="Cambria Math" w:eastAsiaTheme="minorEastAsia"/>
              </w:rPr>
              <m:t>(34.3N)</m:t>
            </m:r>
            <m:sSup>
              <m:sSupPr>
                <m:ctrlPr>
                  <w:rPr>
                    <w:rFonts w:ascii="Cambria Math" w:hAnsi="Cambria Math" w:eastAsiaTheme="minorEastAsia"/>
                    <w:i/>
                  </w:rPr>
                </m:ctrlPr>
              </m:sSupPr>
              <m:e>
                <m:r>
                  <w:rPr>
                    <w:rFonts w:ascii="Cambria Math" w:hAnsi="Cambria Math" w:eastAsiaTheme="minorEastAsia"/>
                  </w:rPr>
                  <m:t>(1.219m)</m:t>
                </m:r>
              </m:e>
              <m:sup>
                <m:r>
                  <w:rPr>
                    <w:rFonts w:ascii="Cambria Math" w:hAnsi="Cambria Math" w:eastAsiaTheme="minorEastAsia"/>
                  </w:rPr>
                  <m:t>3</m:t>
                </m:r>
              </m:sup>
            </m:sSup>
          </m:num>
          <m:den>
            <m:r>
              <w:rPr>
                <w:rFonts w:ascii="Cambria Math" w:hAnsi="Cambria Math" w:eastAsiaTheme="minorEastAsia"/>
              </w:rPr>
              <m:t>48(209×</m:t>
            </m:r>
            <m:sSup>
              <m:sSupPr>
                <m:ctrlPr>
                  <w:rPr>
                    <w:rFonts w:ascii="Cambria Math" w:hAnsi="Cambria Math" w:eastAsiaTheme="minorEastAsia"/>
                    <w:i/>
                  </w:rPr>
                </m:ctrlPr>
              </m:sSupPr>
              <m:e>
                <m:r>
                  <w:rPr>
                    <w:rFonts w:ascii="Cambria Math" w:hAnsi="Cambria Math" w:eastAsiaTheme="minorEastAsia"/>
                  </w:rPr>
                  <m:t>10</m:t>
                </m:r>
              </m:e>
              <m:sup>
                <m:r>
                  <w:rPr>
                    <w:rFonts w:ascii="Cambria Math" w:hAnsi="Cambria Math" w:eastAsiaTheme="minorEastAsia"/>
                  </w:rPr>
                  <m:t>9</m:t>
                </m:r>
              </m:sup>
            </m:sSup>
            <m:r>
              <w:rPr>
                <w:rFonts w:ascii="Cambria Math" w:hAnsi="Cambria Math" w:eastAsiaTheme="minorEastAsia"/>
              </w:rPr>
              <m:t>)(7.84×</m:t>
            </m:r>
            <m:sSup>
              <m:sSupPr>
                <m:ctrlPr>
                  <w:rPr>
                    <w:rFonts w:ascii="Cambria Math" w:hAnsi="Cambria Math" w:eastAsiaTheme="minorEastAsia"/>
                    <w:i/>
                  </w:rPr>
                </m:ctrlPr>
              </m:sSupPr>
              <m:e>
                <m:r>
                  <w:rPr>
                    <w:rFonts w:ascii="Cambria Math" w:hAnsi="Cambria Math" w:eastAsiaTheme="minorEastAsia"/>
                  </w:rPr>
                  <m:t>10</m:t>
                </m:r>
              </m:e>
              <m:sup>
                <m:r>
                  <w:rPr>
                    <w:rFonts w:ascii="Cambria Math" w:hAnsi="Cambria Math" w:eastAsiaTheme="minorEastAsia"/>
                  </w:rPr>
                  <m:t>-10</m:t>
                </m:r>
              </m:sup>
            </m:sSup>
            <m:r>
              <w:rPr>
                <w:rFonts w:ascii="Cambria Math" w:hAnsi="Cambria Math" w:eastAsiaTheme="minorEastAsia"/>
              </w:rPr>
              <m:t>)</m:t>
            </m:r>
          </m:den>
        </m:f>
      </m:oMath>
    </w:p>
    <w:p w:rsidRPr="00D44EF3" w:rsidR="00F82B06" w:rsidP="00F82B06" w:rsidRDefault="00AA2953" w14:paraId="3005B9D5" w14:textId="77777777">
      <w:pPr>
        <w:rPr>
          <w:rFonts w:eastAsiaTheme="minorEastAsia"/>
        </w:rPr>
      </w:pPr>
      <m:oMath>
        <m:sSub>
          <m:sSubPr>
            <m:ctrlPr>
              <w:rPr>
                <w:rFonts w:ascii="Cambria Math" w:hAnsi="Cambria Math"/>
                <w:i/>
              </w:rPr>
            </m:ctrlPr>
          </m:sSubPr>
          <m:e>
            <m:r>
              <w:rPr>
                <w:rFonts w:ascii="Cambria Math" w:hAnsi="Cambria Math"/>
              </w:rPr>
              <m:t>I</m:t>
            </m:r>
          </m:e>
          <m:sub>
            <m:r>
              <w:rPr>
                <w:rFonts w:ascii="Cambria Math" w:hAnsi="Cambria Math"/>
              </w:rPr>
              <m:t>L-Rail</m:t>
            </m:r>
          </m:sub>
        </m:sSub>
        <m:r>
          <w:rPr>
            <w:rFonts w:ascii="Cambria Math" w:hAnsi="Cambria Math" w:eastAsiaTheme="minorEastAsia"/>
          </w:rPr>
          <m:t>=7.84×</m:t>
        </m:r>
        <m:sSup>
          <m:sSupPr>
            <m:ctrlPr>
              <w:rPr>
                <w:rFonts w:ascii="Cambria Math" w:hAnsi="Cambria Math" w:eastAsiaTheme="minorEastAsia"/>
                <w:i/>
              </w:rPr>
            </m:ctrlPr>
          </m:sSupPr>
          <m:e>
            <m:r>
              <w:rPr>
                <w:rFonts w:ascii="Cambria Math" w:hAnsi="Cambria Math" w:eastAsiaTheme="minorEastAsia"/>
              </w:rPr>
              <m:t>10</m:t>
            </m:r>
          </m:e>
          <m:sup>
            <m:r>
              <w:rPr>
                <w:rFonts w:ascii="Cambria Math" w:hAnsi="Cambria Math" w:eastAsiaTheme="minorEastAsia"/>
              </w:rPr>
              <m:t>-10</m:t>
            </m:r>
          </m:sup>
        </m:sSup>
        <m:sSup>
          <m:sSupPr>
            <m:ctrlPr>
              <w:rPr>
                <w:rFonts w:ascii="Cambria Math" w:hAnsi="Cambria Math" w:eastAsiaTheme="minorEastAsia"/>
                <w:i/>
              </w:rPr>
            </m:ctrlPr>
          </m:sSupPr>
          <m:e>
            <m:r>
              <w:rPr>
                <w:rFonts w:ascii="Cambria Math" w:hAnsi="Cambria Math" w:eastAsiaTheme="minorEastAsia"/>
              </w:rPr>
              <m:t>m</m:t>
            </m:r>
          </m:e>
          <m:sup>
            <m:r>
              <w:rPr>
                <w:rFonts w:ascii="Cambria Math" w:hAnsi="Cambria Math" w:eastAsiaTheme="minorEastAsia"/>
              </w:rPr>
              <m:t>4</m:t>
            </m:r>
          </m:sup>
        </m:sSup>
      </m:oMath>
      <w:r w:rsidR="00F82B06">
        <w:rPr>
          <w:rFonts w:eastAsiaTheme="minorEastAsia"/>
        </w:rPr>
        <w:tab/>
      </w:r>
      <w:r w:rsidR="00F82B06">
        <w:rPr>
          <w:rFonts w:eastAsiaTheme="minorEastAsia"/>
        </w:rPr>
        <w:tab/>
      </w:r>
      <w:r w:rsidR="00F82B06">
        <w:rPr>
          <w:rFonts w:eastAsiaTheme="minorEastAsia"/>
        </w:rPr>
        <w:tab/>
      </w:r>
      <m:oMath>
        <m:sSub>
          <m:sSubPr>
            <m:ctrlPr>
              <w:rPr>
                <w:rFonts w:ascii="Cambria Math" w:hAnsi="Cambria Math"/>
                <w:i/>
              </w:rPr>
            </m:ctrlPr>
          </m:sSubPr>
          <m:e>
            <m:r>
              <w:rPr>
                <w:rFonts w:ascii="Cambria Math" w:hAnsi="Cambria Math"/>
              </w:rPr>
              <m:t>δ</m:t>
            </m:r>
          </m:e>
          <m:sub>
            <m:r>
              <w:rPr>
                <w:rFonts w:ascii="Cambria Math" w:hAnsi="Cambria Math"/>
              </w:rPr>
              <m:t>max</m:t>
            </m:r>
          </m:sub>
        </m:sSub>
        <m:r>
          <w:rPr>
            <w:rFonts w:ascii="Cambria Math" w:hAnsi="Cambria Math" w:eastAsiaTheme="minorEastAsia"/>
          </w:rPr>
          <m:t>=0.0079mm</m:t>
        </m:r>
      </m:oMath>
    </w:p>
    <w:p w:rsidR="00F82B06" w:rsidP="00F82B06" w:rsidRDefault="00F82B06" w14:paraId="66B6DCD8" w14:textId="77777777">
      <w:pPr>
        <w:rPr>
          <w:rFonts w:eastAsiaTheme="minorEastAsia"/>
        </w:rPr>
      </w:pPr>
    </w:p>
    <w:p w:rsidRPr="00BD502F" w:rsidR="00F82B06" w:rsidP="00F82B06" w:rsidRDefault="00AA2953" w14:paraId="10433AB7" w14:textId="77777777">
      <w:pPr>
        <w:rPr>
          <w:rFonts w:eastAsiaTheme="minorEastAsia"/>
        </w:rPr>
      </w:pPr>
      <m:oMath>
        <m:sSub>
          <m:sSubPr>
            <m:ctrlPr>
              <w:rPr>
                <w:rFonts w:ascii="Cambria Math" w:hAnsi="Cambria Math"/>
                <w:i/>
              </w:rPr>
            </m:ctrlPr>
          </m:sSubPr>
          <m:e>
            <m:r>
              <w:rPr>
                <w:rFonts w:ascii="Cambria Math" w:hAnsi="Cambria Math"/>
              </w:rPr>
              <m:t>I</m:t>
            </m:r>
          </m:e>
          <m:sub>
            <m:r>
              <w:rPr>
                <w:rFonts w:ascii="Cambria Math" w:hAnsi="Cambria Math"/>
              </w:rPr>
              <m:t>wood</m:t>
            </m:r>
          </m:sub>
        </m:sSub>
        <m:r>
          <w:rPr>
            <w:rFonts w:ascii="Cambria Math" w:hAnsi="Cambria Math" w:eastAsiaTheme="minorEastAsia"/>
          </w:rPr>
          <m:t>=</m:t>
        </m:r>
        <m:f>
          <m:fPr>
            <m:ctrlPr>
              <w:rPr>
                <w:rFonts w:ascii="Cambria Math" w:hAnsi="Cambria Math" w:eastAsiaTheme="minorEastAsia"/>
                <w:i/>
              </w:rPr>
            </m:ctrlPr>
          </m:fPr>
          <m:num>
            <m:r>
              <w:rPr>
                <w:rFonts w:ascii="Cambria Math" w:hAnsi="Cambria Math" w:eastAsiaTheme="minorEastAsia"/>
              </w:rPr>
              <m:t>b</m:t>
            </m:r>
            <m:sSup>
              <m:sSupPr>
                <m:ctrlPr>
                  <w:rPr>
                    <w:rFonts w:ascii="Cambria Math" w:hAnsi="Cambria Math" w:eastAsiaTheme="minorEastAsia"/>
                    <w:i/>
                  </w:rPr>
                </m:ctrlPr>
              </m:sSupPr>
              <m:e>
                <m:r>
                  <w:rPr>
                    <w:rFonts w:ascii="Cambria Math" w:hAnsi="Cambria Math" w:eastAsiaTheme="minorEastAsia"/>
                  </w:rPr>
                  <m:t>h</m:t>
                </m:r>
              </m:e>
              <m:sup>
                <m:r>
                  <w:rPr>
                    <w:rFonts w:ascii="Cambria Math" w:hAnsi="Cambria Math" w:eastAsiaTheme="minorEastAsia"/>
                  </w:rPr>
                  <m:t>3</m:t>
                </m:r>
              </m:sup>
            </m:sSup>
          </m:num>
          <m:den>
            <m:r>
              <w:rPr>
                <w:rFonts w:ascii="Cambria Math" w:hAnsi="Cambria Math" w:eastAsiaTheme="minorEastAsia"/>
              </w:rPr>
              <m:t>12</m:t>
            </m:r>
          </m:den>
        </m:f>
      </m:oMath>
      <w:r w:rsidR="00F82B06">
        <w:rPr>
          <w:rFonts w:eastAsiaTheme="minorEastAsia"/>
        </w:rPr>
        <w:tab/>
      </w:r>
      <w:r w:rsidR="00F82B06">
        <w:rPr>
          <w:rFonts w:eastAsiaTheme="minorEastAsia"/>
        </w:rPr>
        <w:tab/>
      </w:r>
      <w:r w:rsidR="00F82B06">
        <w:rPr>
          <w:rFonts w:eastAsiaTheme="minorEastAsia"/>
        </w:rPr>
        <w:tab/>
      </w:r>
      <m:oMath>
        <m:sSub>
          <m:sSubPr>
            <m:ctrlPr>
              <w:rPr>
                <w:rFonts w:ascii="Cambria Math" w:hAnsi="Cambria Math"/>
                <w:i/>
              </w:rPr>
            </m:ctrlPr>
          </m:sSubPr>
          <m:e>
            <m:r>
              <w:rPr>
                <w:rFonts w:ascii="Cambria Math" w:hAnsi="Cambria Math"/>
              </w:rPr>
              <m:t>δ</m:t>
            </m:r>
          </m:e>
          <m:sub>
            <m:r>
              <w:rPr>
                <w:rFonts w:ascii="Cambria Math" w:hAnsi="Cambria Math"/>
              </w:rPr>
              <m:t>max</m:t>
            </m:r>
          </m:sub>
        </m:sSub>
        <m:r>
          <w:rPr>
            <w:rFonts w:ascii="Cambria Math" w:hAnsi="Cambria Math" w:eastAsiaTheme="minorEastAsia"/>
          </w:rPr>
          <m:t>=</m:t>
        </m:r>
        <m:f>
          <m:fPr>
            <m:ctrlPr>
              <w:rPr>
                <w:rFonts w:ascii="Cambria Math" w:hAnsi="Cambria Math" w:eastAsiaTheme="minorEastAsia"/>
                <w:i/>
              </w:rPr>
            </m:ctrlPr>
          </m:fPr>
          <m:num>
            <m:r>
              <w:rPr>
                <w:rFonts w:ascii="Cambria Math" w:hAnsi="Cambria Math" w:eastAsiaTheme="minorEastAsia"/>
              </w:rPr>
              <m:t>F</m:t>
            </m:r>
            <m:sSup>
              <m:sSupPr>
                <m:ctrlPr>
                  <w:rPr>
                    <w:rFonts w:ascii="Cambria Math" w:hAnsi="Cambria Math" w:eastAsiaTheme="minorEastAsia"/>
                    <w:i/>
                  </w:rPr>
                </m:ctrlPr>
              </m:sSupPr>
              <m:e>
                <m:r>
                  <w:rPr>
                    <w:rFonts w:ascii="Cambria Math" w:hAnsi="Cambria Math" w:eastAsiaTheme="minorEastAsia"/>
                  </w:rPr>
                  <m:t>l</m:t>
                </m:r>
              </m:e>
              <m:sup>
                <m:r>
                  <w:rPr>
                    <w:rFonts w:ascii="Cambria Math" w:hAnsi="Cambria Math" w:eastAsiaTheme="minorEastAsia"/>
                  </w:rPr>
                  <m:t>3</m:t>
                </m:r>
              </m:sup>
            </m:sSup>
          </m:num>
          <m:den>
            <m:r>
              <w:rPr>
                <w:rFonts w:ascii="Cambria Math" w:hAnsi="Cambria Math" w:eastAsiaTheme="minorEastAsia"/>
              </w:rPr>
              <m:t>48EI</m:t>
            </m:r>
          </m:den>
        </m:f>
      </m:oMath>
    </w:p>
    <w:p w:rsidRPr="00BD502F" w:rsidR="00F82B06" w:rsidP="00F82B06" w:rsidRDefault="00AA2953" w14:paraId="7E3035B3" w14:textId="77777777">
      <w:pPr>
        <w:jc w:val="both"/>
        <w:rPr>
          <w:rFonts w:eastAsiaTheme="minorEastAsia"/>
        </w:rPr>
      </w:pPr>
      <m:oMath>
        <m:sSub>
          <m:sSubPr>
            <m:ctrlPr>
              <w:rPr>
                <w:rFonts w:ascii="Cambria Math" w:hAnsi="Cambria Math"/>
                <w:i/>
              </w:rPr>
            </m:ctrlPr>
          </m:sSubPr>
          <m:e>
            <m:r>
              <w:rPr>
                <w:rFonts w:ascii="Cambria Math" w:hAnsi="Cambria Math"/>
              </w:rPr>
              <m:t>I</m:t>
            </m:r>
          </m:e>
          <m:sub>
            <m:r>
              <w:rPr>
                <w:rFonts w:ascii="Cambria Math" w:hAnsi="Cambria Math"/>
              </w:rPr>
              <m:t>wood</m:t>
            </m:r>
          </m:sub>
        </m:sSub>
        <m:r>
          <w:rPr>
            <w:rFonts w:ascii="Cambria Math" w:hAnsi="Cambria Math" w:eastAsiaTheme="minorEastAsia"/>
          </w:rPr>
          <m:t>=</m:t>
        </m:r>
        <m:f>
          <m:fPr>
            <m:ctrlPr>
              <w:rPr>
                <w:rFonts w:ascii="Cambria Math" w:hAnsi="Cambria Math" w:eastAsiaTheme="minorEastAsia"/>
                <w:i/>
              </w:rPr>
            </m:ctrlPr>
          </m:fPr>
          <m:num>
            <m:r>
              <w:rPr>
                <w:rFonts w:ascii="Cambria Math" w:hAnsi="Cambria Math" w:eastAsiaTheme="minorEastAsia"/>
              </w:rPr>
              <m:t>(0.125)</m:t>
            </m:r>
            <m:sSup>
              <m:sSupPr>
                <m:ctrlPr>
                  <w:rPr>
                    <w:rFonts w:ascii="Cambria Math" w:hAnsi="Cambria Math" w:eastAsiaTheme="minorEastAsia"/>
                    <w:i/>
                  </w:rPr>
                </m:ctrlPr>
              </m:sSupPr>
              <m:e>
                <m:r>
                  <w:rPr>
                    <w:rFonts w:ascii="Cambria Math" w:hAnsi="Cambria Math" w:eastAsiaTheme="minorEastAsia"/>
                  </w:rPr>
                  <m:t>(0.01)</m:t>
                </m:r>
              </m:e>
              <m:sup>
                <m:r>
                  <w:rPr>
                    <w:rFonts w:ascii="Cambria Math" w:hAnsi="Cambria Math" w:eastAsiaTheme="minorEastAsia"/>
                  </w:rPr>
                  <m:t>3</m:t>
                </m:r>
              </m:sup>
            </m:sSup>
          </m:num>
          <m:den>
            <m:r>
              <w:rPr>
                <w:rFonts w:ascii="Cambria Math" w:hAnsi="Cambria Math" w:eastAsiaTheme="minorEastAsia"/>
              </w:rPr>
              <m:t>12</m:t>
            </m:r>
          </m:den>
        </m:f>
      </m:oMath>
      <w:r w:rsidR="00F82B06">
        <w:rPr>
          <w:rFonts w:eastAsiaTheme="minorEastAsia"/>
        </w:rPr>
        <w:tab/>
      </w:r>
      <w:r w:rsidR="00F82B06">
        <w:rPr>
          <w:rFonts w:eastAsiaTheme="minorEastAsia"/>
        </w:rPr>
        <w:tab/>
      </w:r>
      <m:oMath>
        <m:sSub>
          <m:sSubPr>
            <m:ctrlPr>
              <w:rPr>
                <w:rFonts w:ascii="Cambria Math" w:hAnsi="Cambria Math"/>
                <w:i/>
              </w:rPr>
            </m:ctrlPr>
          </m:sSubPr>
          <m:e>
            <m:r>
              <w:rPr>
                <w:rFonts w:ascii="Cambria Math" w:hAnsi="Cambria Math"/>
              </w:rPr>
              <m:t>δ</m:t>
            </m:r>
          </m:e>
          <m:sub>
            <m:r>
              <w:rPr>
                <w:rFonts w:ascii="Cambria Math" w:hAnsi="Cambria Math"/>
              </w:rPr>
              <m:t>max</m:t>
            </m:r>
          </m:sub>
        </m:sSub>
        <m:r>
          <w:rPr>
            <w:rFonts w:ascii="Cambria Math" w:hAnsi="Cambria Math" w:eastAsiaTheme="minorEastAsia"/>
          </w:rPr>
          <m:t>=</m:t>
        </m:r>
        <m:f>
          <m:fPr>
            <m:ctrlPr>
              <w:rPr>
                <w:rFonts w:ascii="Cambria Math" w:hAnsi="Cambria Math" w:eastAsiaTheme="minorEastAsia"/>
                <w:i/>
              </w:rPr>
            </m:ctrlPr>
          </m:fPr>
          <m:num>
            <m:r>
              <w:rPr>
                <w:rFonts w:ascii="Cambria Math" w:hAnsi="Cambria Math" w:eastAsiaTheme="minorEastAsia"/>
              </w:rPr>
              <m:t>(34.3N)</m:t>
            </m:r>
            <m:sSup>
              <m:sSupPr>
                <m:ctrlPr>
                  <w:rPr>
                    <w:rFonts w:ascii="Cambria Math" w:hAnsi="Cambria Math" w:eastAsiaTheme="minorEastAsia"/>
                    <w:i/>
                  </w:rPr>
                </m:ctrlPr>
              </m:sSupPr>
              <m:e>
                <m:r>
                  <w:rPr>
                    <w:rFonts w:ascii="Cambria Math" w:hAnsi="Cambria Math" w:eastAsiaTheme="minorEastAsia"/>
                  </w:rPr>
                  <m:t>(1.3)</m:t>
                </m:r>
              </m:e>
              <m:sup>
                <m:r>
                  <w:rPr>
                    <w:rFonts w:ascii="Cambria Math" w:hAnsi="Cambria Math" w:eastAsiaTheme="minorEastAsia"/>
                  </w:rPr>
                  <m:t>3</m:t>
                </m:r>
              </m:sup>
            </m:sSup>
          </m:num>
          <m:den>
            <m:r>
              <w:rPr>
                <w:rFonts w:ascii="Cambria Math" w:hAnsi="Cambria Math" w:eastAsiaTheme="minorEastAsia"/>
              </w:rPr>
              <m:t>48(11×</m:t>
            </m:r>
            <m:sSup>
              <m:sSupPr>
                <m:ctrlPr>
                  <w:rPr>
                    <w:rFonts w:ascii="Cambria Math" w:hAnsi="Cambria Math" w:eastAsiaTheme="minorEastAsia"/>
                    <w:i/>
                  </w:rPr>
                </m:ctrlPr>
              </m:sSupPr>
              <m:e>
                <m:r>
                  <w:rPr>
                    <w:rFonts w:ascii="Cambria Math" w:hAnsi="Cambria Math" w:eastAsiaTheme="minorEastAsia"/>
                  </w:rPr>
                  <m:t>10</m:t>
                </m:r>
              </m:e>
              <m:sup>
                <m:r>
                  <w:rPr>
                    <w:rFonts w:ascii="Cambria Math" w:hAnsi="Cambria Math" w:eastAsiaTheme="minorEastAsia"/>
                  </w:rPr>
                  <m:t>-9</m:t>
                </m:r>
              </m:sup>
            </m:sSup>
            <m:r>
              <w:rPr>
                <w:rFonts w:ascii="Cambria Math" w:hAnsi="Cambria Math" w:eastAsiaTheme="minorEastAsia"/>
              </w:rPr>
              <m:t>)(1×</m:t>
            </m:r>
            <m:sSup>
              <m:sSupPr>
                <m:ctrlPr>
                  <w:rPr>
                    <w:rFonts w:ascii="Cambria Math" w:hAnsi="Cambria Math" w:eastAsiaTheme="minorEastAsia"/>
                    <w:i/>
                  </w:rPr>
                </m:ctrlPr>
              </m:sSupPr>
              <m:e>
                <m:r>
                  <w:rPr>
                    <w:rFonts w:ascii="Cambria Math" w:hAnsi="Cambria Math" w:eastAsiaTheme="minorEastAsia"/>
                  </w:rPr>
                  <m:t>10</m:t>
                </m:r>
              </m:e>
              <m:sup>
                <m:r>
                  <w:rPr>
                    <w:rFonts w:ascii="Cambria Math" w:hAnsi="Cambria Math" w:eastAsiaTheme="minorEastAsia"/>
                  </w:rPr>
                  <m:t>-8</m:t>
                </m:r>
              </m:sup>
            </m:sSup>
            <m:r>
              <w:rPr>
                <w:rFonts w:ascii="Cambria Math" w:hAnsi="Cambria Math" w:eastAsiaTheme="minorEastAsia"/>
              </w:rPr>
              <m:t>)</m:t>
            </m:r>
          </m:den>
        </m:f>
      </m:oMath>
    </w:p>
    <w:p w:rsidR="00F82B06" w:rsidP="00F82B06" w:rsidRDefault="00AA2953" w14:paraId="1A890F36" w14:textId="77777777">
      <w:pPr>
        <w:rPr>
          <w:rFonts w:eastAsiaTheme="minorEastAsia"/>
        </w:rPr>
      </w:pPr>
      <m:oMath>
        <m:sSub>
          <m:sSubPr>
            <m:ctrlPr>
              <w:rPr>
                <w:rFonts w:ascii="Cambria Math" w:hAnsi="Cambria Math"/>
                <w:i/>
              </w:rPr>
            </m:ctrlPr>
          </m:sSubPr>
          <m:e>
            <m:r>
              <w:rPr>
                <w:rFonts w:ascii="Cambria Math" w:hAnsi="Cambria Math"/>
              </w:rPr>
              <m:t>I</m:t>
            </m:r>
          </m:e>
          <m:sub>
            <m:r>
              <w:rPr>
                <w:rFonts w:ascii="Cambria Math" w:hAnsi="Cambria Math"/>
              </w:rPr>
              <m:t>wood</m:t>
            </m:r>
          </m:sub>
        </m:sSub>
        <m:r>
          <w:rPr>
            <w:rFonts w:ascii="Cambria Math" w:hAnsi="Cambria Math" w:eastAsiaTheme="minorEastAsia"/>
          </w:rPr>
          <m:t>=1×</m:t>
        </m:r>
        <m:sSup>
          <m:sSupPr>
            <m:ctrlPr>
              <w:rPr>
                <w:rFonts w:ascii="Cambria Math" w:hAnsi="Cambria Math" w:eastAsiaTheme="minorEastAsia"/>
                <w:i/>
              </w:rPr>
            </m:ctrlPr>
          </m:sSupPr>
          <m:e>
            <m:r>
              <w:rPr>
                <w:rFonts w:ascii="Cambria Math" w:hAnsi="Cambria Math" w:eastAsiaTheme="minorEastAsia"/>
              </w:rPr>
              <m:t>10</m:t>
            </m:r>
          </m:e>
          <m:sup>
            <m:r>
              <w:rPr>
                <w:rFonts w:ascii="Cambria Math" w:hAnsi="Cambria Math" w:eastAsiaTheme="minorEastAsia"/>
              </w:rPr>
              <m:t>-8</m:t>
            </m:r>
          </m:sup>
        </m:sSup>
        <m:sSup>
          <m:sSupPr>
            <m:ctrlPr>
              <w:rPr>
                <w:rFonts w:ascii="Cambria Math" w:hAnsi="Cambria Math" w:eastAsiaTheme="minorEastAsia"/>
                <w:i/>
              </w:rPr>
            </m:ctrlPr>
          </m:sSupPr>
          <m:e>
            <m:r>
              <w:rPr>
                <w:rFonts w:ascii="Cambria Math" w:hAnsi="Cambria Math" w:eastAsiaTheme="minorEastAsia"/>
              </w:rPr>
              <m:t>m</m:t>
            </m:r>
          </m:e>
          <m:sup>
            <m:r>
              <w:rPr>
                <w:rFonts w:ascii="Cambria Math" w:hAnsi="Cambria Math" w:eastAsiaTheme="minorEastAsia"/>
              </w:rPr>
              <m:t>4</m:t>
            </m:r>
          </m:sup>
        </m:sSup>
      </m:oMath>
      <w:r w:rsidR="00F82B06">
        <w:rPr>
          <w:rFonts w:eastAsiaTheme="minorEastAsia"/>
        </w:rPr>
        <w:tab/>
      </w:r>
      <w:r w:rsidR="00F82B06">
        <w:rPr>
          <w:rFonts w:eastAsiaTheme="minorEastAsia"/>
        </w:rPr>
        <w:tab/>
      </w:r>
      <m:oMath>
        <m:sSub>
          <m:sSubPr>
            <m:ctrlPr>
              <w:rPr>
                <w:rFonts w:ascii="Cambria Math" w:hAnsi="Cambria Math"/>
                <w:i/>
              </w:rPr>
            </m:ctrlPr>
          </m:sSubPr>
          <m:e>
            <m:r>
              <w:rPr>
                <w:rFonts w:ascii="Cambria Math" w:hAnsi="Cambria Math"/>
              </w:rPr>
              <m:t>δ</m:t>
            </m:r>
          </m:e>
          <m:sub>
            <m:r>
              <w:rPr>
                <w:rFonts w:ascii="Cambria Math" w:hAnsi="Cambria Math"/>
              </w:rPr>
              <m:t>max</m:t>
            </m:r>
          </m:sub>
        </m:sSub>
        <m:r>
          <w:rPr>
            <w:rFonts w:ascii="Cambria Math" w:hAnsi="Cambria Math" w:eastAsiaTheme="minorEastAsia"/>
          </w:rPr>
          <m:t>=0.0137mm</m:t>
        </m:r>
      </m:oMath>
    </w:p>
    <w:p w:rsidRPr="00B2496C" w:rsidR="00F82B06" w:rsidP="1D91FF77" w:rsidRDefault="00C714B0" w14:paraId="0998C6F7" w14:textId="097B2F54" w14:noSpellErr="1">
      <w:pPr>
        <w:rPr>
          <w:rFonts w:ascii="Cambria," w:hAnsi="Cambria," w:eastAsia="Cambria," w:cs="Cambria,"/>
        </w:rPr>
      </w:pPr>
      <w:r w:rsidRPr="1D91FF77" w:rsidR="1D91FF77">
        <w:rPr>
          <w:rFonts w:ascii="Cambria" w:hAnsi="Cambria" w:eastAsia="Cambria" w:cs="Cambria"/>
          <w:i w:val="1"/>
          <w:iCs w:val="1"/>
        </w:rPr>
        <w:t>Figure 8</w:t>
      </w:r>
      <w:r w:rsidRPr="1D91FF77" w:rsidR="1D91FF77">
        <w:rPr>
          <w:rFonts w:ascii="Cambria" w:hAnsi="Cambria" w:eastAsia="Cambria" w:cs="Cambria"/>
          <w:i w:val="1"/>
          <w:iCs w:val="1"/>
        </w:rPr>
        <w:t>: Determining the deflections of wood and steel</w:t>
      </w:r>
    </w:p>
    <w:p w:rsidRPr="00507C14" w:rsidR="00925307" w:rsidP="43FCEC08" w:rsidRDefault="43FCEC08" w14:paraId="48123523" w14:textId="17E9C5C1" w14:noSpellErr="1">
      <w:pPr>
        <w:rPr>
          <w:rFonts w:asciiTheme="minorEastAsia" w:hAnsiTheme="minorEastAsia" w:eastAsiaTheme="minorEastAsia" w:cstheme="minorEastAsia"/>
        </w:rPr>
      </w:pPr>
      <w:r w:rsidRPr="1D91FF77">
        <w:rPr>
          <w:rFonts w:ascii="Cambria," w:hAnsi="Cambria," w:eastAsia="Cambria," w:cs="Cambria,"/>
        </w:rPr>
        <w:t xml:space="preserve"> </w:t>
      </w:r>
      <w:r w:rsidRPr="00B2496C" w:rsidR="003C4941">
        <w:rPr>
          <w:rFonts w:ascii="Cambria" w:hAnsi="Cambria" w:eastAsiaTheme="minorEastAsia"/>
        </w:rPr>
        <w:tab/>
      </w:r>
      <w:r w:rsidRPr="1D91FF77">
        <w:rPr>
          <w:rFonts w:ascii="Cambria" w:hAnsi="Cambria" w:eastAsia="Cambria" w:cs="Cambria"/>
          <w:sz w:val="24"/>
          <w:szCs w:val="24"/>
        </w:rPr>
        <w:t>A maximum deflection of 0.0079 mm and 0.0137 are also found. To determine the deflections of wood and steel L rail, we can ensure the material we choose to support the system is strong enough to resist any break of the system.</w:t>
      </w:r>
      <w:r w:rsidRPr="1D91FF77" w:rsidR="361DE217">
        <w:rPr>
          <w:rFonts w:ascii="Cambria Math" w:hAnsi="Cambria Math" w:eastAsia="Cambria Math" w:cs="Cambria Math"/>
        </w:rPr>
        <w:br w:type="page"/>
      </w:r>
    </w:p>
    <w:p w:rsidRPr="00DC0A05" w:rsidR="00F82B06" w:rsidP="00F82B06" w:rsidRDefault="00AA2953" w14:paraId="0650BB2C" w14:textId="77777777">
      <w:pPr>
        <w:spacing w:after="60"/>
        <w:jc w:val="both"/>
        <w:rPr>
          <w:rFonts w:eastAsiaTheme="minorEastAsia"/>
        </w:rPr>
      </w:pPr>
      <m:oMath>
        <m:acc>
          <m:accPr>
            <m:chr m:val="̇"/>
            <m:ctrlPr>
              <w:rPr>
                <w:rFonts w:ascii="Cambria Math" w:hAnsi="Cambria Math"/>
                <w:i/>
              </w:rPr>
            </m:ctrlPr>
          </m:accPr>
          <m:e>
            <m:r>
              <w:rPr>
                <w:rFonts w:ascii="Cambria Math" w:hAnsi="Cambria Math"/>
              </w:rPr>
              <m:t>Q</m:t>
            </m:r>
          </m:e>
        </m:acc>
        <m:r>
          <w:rPr>
            <w:rFonts w:ascii="Cambria Math" w:hAnsi="Cambria Math"/>
          </w:rPr>
          <m:t>=0.2388</m:t>
        </m:r>
        <m:f>
          <m:fPr>
            <m:ctrlPr>
              <w:rPr>
                <w:rFonts w:ascii="Cambria Math" w:hAnsi="Cambria Math"/>
                <w:i/>
              </w:rPr>
            </m:ctrlPr>
          </m:fPr>
          <m:num>
            <m:r>
              <w:rPr>
                <w:rFonts w:ascii="Cambria Math" w:hAnsi="Cambria Math"/>
              </w:rPr>
              <m:t>L</m:t>
            </m:r>
          </m:num>
          <m:den>
            <m:r>
              <w:rPr>
                <w:rFonts w:ascii="Cambria Math" w:hAnsi="Cambria Math"/>
              </w:rPr>
              <m:t>s</m:t>
            </m:r>
          </m:den>
        </m:f>
        <m:r>
          <w:rPr>
            <w:rFonts w:ascii="Cambria Math" w:hAnsi="Cambria Math"/>
          </w:rPr>
          <m:t xml:space="preserve"> *</m:t>
        </m:r>
        <m:f>
          <m:fPr>
            <m:ctrlPr>
              <w:rPr>
                <w:rFonts w:ascii="Cambria Math" w:hAnsi="Cambria Math"/>
                <w:i/>
              </w:rPr>
            </m:ctrlPr>
          </m:fPr>
          <m:num>
            <m:r>
              <w:rPr>
                <w:rFonts w:ascii="Cambria Math" w:hAnsi="Cambria Math"/>
              </w:rPr>
              <m:t>0.001</m:t>
            </m:r>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L</m:t>
            </m:r>
          </m:den>
        </m:f>
      </m:oMath>
      <w:r w:rsidR="00F82B06">
        <w:rPr>
          <w:rFonts w:eastAsiaTheme="minorEastAsia"/>
        </w:rPr>
        <w:tab/>
      </w:r>
      <w:r w:rsidR="00F82B06">
        <w:rPr>
          <w:rFonts w:eastAsiaTheme="minorEastAsia"/>
        </w:rPr>
        <w:tab/>
      </w:r>
      <w:r w:rsidR="00F82B06">
        <w:rPr>
          <w:rFonts w:eastAsiaTheme="minorEastAsia"/>
        </w:rPr>
        <w:tab/>
      </w:r>
      <m:oMath>
        <m:r>
          <w:rPr>
            <w:rFonts w:ascii="Cambria Math" w:hAnsi="Cambria Math"/>
          </w:rPr>
          <m:t>v=</m:t>
        </m:r>
        <m:f>
          <m:fPr>
            <m:ctrlPr>
              <w:rPr>
                <w:rFonts w:ascii="Cambria Math" w:hAnsi="Cambria Math"/>
                <w:i/>
              </w:rPr>
            </m:ctrlPr>
          </m:fPr>
          <m:num>
            <m:r>
              <w:rPr>
                <w:rFonts w:ascii="Cambria Math" w:hAnsi="Cambria Math"/>
              </w:rPr>
              <m:t>4</m:t>
            </m:r>
            <m:acc>
              <m:accPr>
                <m:chr m:val="̇"/>
                <m:ctrlPr>
                  <w:rPr>
                    <w:rFonts w:ascii="Cambria Math" w:hAnsi="Cambria Math"/>
                    <w:i/>
                  </w:rPr>
                </m:ctrlPr>
              </m:accPr>
              <m:e>
                <m:r>
                  <w:rPr>
                    <w:rFonts w:ascii="Cambria Math" w:hAnsi="Cambria Math"/>
                  </w:rPr>
                  <m:t>Q</m:t>
                </m:r>
              </m:e>
            </m:acc>
          </m:num>
          <m:den>
            <m:r>
              <w:rPr>
                <w:rFonts w:ascii="Cambria Math" w:hAnsi="Cambria Math"/>
              </w:rPr>
              <m:t>π</m:t>
            </m:r>
            <m:sSup>
              <m:sSupPr>
                <m:ctrlPr>
                  <w:rPr>
                    <w:rFonts w:ascii="Cambria Math" w:hAnsi="Cambria Math"/>
                    <w:i/>
                  </w:rPr>
                </m:ctrlPr>
              </m:sSupPr>
              <m:e>
                <m:r>
                  <w:rPr>
                    <w:rFonts w:ascii="Cambria Math" w:hAnsi="Cambria Math"/>
                  </w:rPr>
                  <m:t>d</m:t>
                </m:r>
              </m:e>
              <m:sup>
                <m:r>
                  <w:rPr>
                    <w:rFonts w:ascii="Cambria Math" w:hAnsi="Cambria Math"/>
                  </w:rPr>
                  <m:t>2</m:t>
                </m:r>
              </m:sup>
            </m:sSup>
          </m:den>
        </m:f>
      </m:oMath>
      <w:r w:rsidR="00F82B06">
        <w:rPr>
          <w:rFonts w:eastAsiaTheme="minorEastAsia"/>
        </w:rPr>
        <w:tab/>
      </w:r>
      <w:r w:rsidR="00F82B06">
        <w:rPr>
          <w:rFonts w:eastAsiaTheme="minorEastAsia"/>
        </w:rPr>
        <w:tab/>
      </w:r>
      <w:r w:rsidR="00F82B06">
        <w:rPr>
          <w:rFonts w:eastAsiaTheme="minorEastAsia"/>
        </w:rPr>
        <w:tab/>
      </w:r>
      <w:r w:rsidR="00F82B06">
        <w:rPr>
          <w:rFonts w:eastAsiaTheme="minorEastAsia"/>
        </w:rPr>
        <w:tab/>
      </w:r>
      <m:oMath>
        <m:r>
          <w:rPr>
            <w:rFonts w:ascii="Cambria Math" w:hAnsi="Cambria Math"/>
          </w:rPr>
          <m:t>A=π</m:t>
        </m:r>
        <m:sSup>
          <m:sSupPr>
            <m:ctrlPr>
              <w:rPr>
                <w:rFonts w:ascii="Cambria Math" w:hAnsi="Cambria Math"/>
                <w:i/>
              </w:rPr>
            </m:ctrlPr>
          </m:sSupPr>
          <m:e>
            <m:r>
              <w:rPr>
                <w:rFonts w:ascii="Cambria Math" w:hAnsi="Cambria Math"/>
              </w:rPr>
              <m:t>r</m:t>
            </m:r>
          </m:e>
          <m:sup>
            <m:r>
              <w:rPr>
                <w:rFonts w:ascii="Cambria Math" w:hAnsi="Cambria Math"/>
              </w:rPr>
              <m:t>2</m:t>
            </m:r>
          </m:sup>
        </m:sSup>
      </m:oMath>
    </w:p>
    <w:p w:rsidR="00F82B06" w:rsidP="00F82B06" w:rsidRDefault="00AA2953" w14:paraId="62293224" w14:textId="77777777">
      <w:pPr>
        <w:spacing w:after="60"/>
        <w:jc w:val="both"/>
        <w:rPr>
          <w:rFonts w:eastAsiaTheme="minorEastAsia"/>
        </w:rPr>
      </w:pPr>
      <m:oMath>
        <m:acc>
          <m:accPr>
            <m:chr m:val="̇"/>
            <m:ctrlPr>
              <w:rPr>
                <w:rFonts w:ascii="Cambria Math" w:hAnsi="Cambria Math"/>
                <w:i/>
              </w:rPr>
            </m:ctrlPr>
          </m:accPr>
          <m:e>
            <m:r>
              <w:rPr>
                <w:rFonts w:ascii="Cambria Math" w:hAnsi="Cambria Math"/>
              </w:rPr>
              <m:t>Q</m:t>
            </m:r>
          </m:e>
        </m:acc>
        <m:r>
          <w:rPr>
            <w:rFonts w:ascii="Cambria Math" w:hAnsi="Cambria Math"/>
          </w:rPr>
          <m:t>=1.388×</m:t>
        </m:r>
        <m:sSup>
          <m:sSupPr>
            <m:ctrlPr>
              <w:rPr>
                <w:rFonts w:ascii="Cambria Math" w:hAnsi="Cambria Math"/>
                <w:i/>
              </w:rPr>
            </m:ctrlPr>
          </m:sSupPr>
          <m:e>
            <m:r>
              <w:rPr>
                <w:rFonts w:ascii="Cambria Math" w:hAnsi="Cambria Math"/>
              </w:rPr>
              <m:t>10</m:t>
            </m:r>
          </m:e>
          <m:sup>
            <m:r>
              <w:rPr>
                <w:rFonts w:ascii="Cambria Math" w:hAnsi="Cambria Math"/>
              </w:rPr>
              <m:t>-4</m:t>
            </m:r>
          </m:sup>
        </m:sSup>
        <m:f>
          <m:fPr>
            <m:ctrlPr>
              <w:rPr>
                <w:rFonts w:ascii="Cambria Math" w:hAnsi="Cambria Math" w:eastAsiaTheme="minorEastAsia"/>
                <w:i/>
              </w:rPr>
            </m:ctrlPr>
          </m:fPr>
          <m:num>
            <m:sSup>
              <m:sSupPr>
                <m:ctrlPr>
                  <w:rPr>
                    <w:rFonts w:ascii="Cambria Math" w:hAnsi="Cambria Math" w:eastAsiaTheme="minorEastAsia"/>
                    <w:i/>
                  </w:rPr>
                </m:ctrlPr>
              </m:sSupPr>
              <m:e>
                <m:r>
                  <w:rPr>
                    <w:rFonts w:ascii="Cambria Math" w:hAnsi="Cambria Math" w:eastAsiaTheme="minorEastAsia"/>
                  </w:rPr>
                  <m:t>m</m:t>
                </m:r>
              </m:e>
              <m:sup>
                <m:r>
                  <w:rPr>
                    <w:rFonts w:ascii="Cambria Math" w:hAnsi="Cambria Math" w:eastAsiaTheme="minorEastAsia"/>
                  </w:rPr>
                  <m:t>3</m:t>
                </m:r>
              </m:sup>
            </m:sSup>
          </m:num>
          <m:den>
            <m:r>
              <w:rPr>
                <w:rFonts w:ascii="Cambria Math" w:hAnsi="Cambria Math" w:eastAsiaTheme="minorEastAsia"/>
              </w:rPr>
              <m:t>s</m:t>
            </m:r>
          </m:den>
        </m:f>
      </m:oMath>
      <w:r w:rsidR="00F82B06">
        <w:rPr>
          <w:rFonts w:eastAsiaTheme="minorEastAsia"/>
        </w:rPr>
        <w:tab/>
      </w:r>
      <w:r w:rsidR="00F82B06">
        <w:rPr>
          <w:rFonts w:eastAsiaTheme="minorEastAsia"/>
        </w:rPr>
        <w:tab/>
      </w:r>
      <w:r w:rsidR="00F82B06">
        <w:rPr>
          <w:rFonts w:eastAsiaTheme="minorEastAsia"/>
        </w:rPr>
        <w:tab/>
      </w:r>
      <m:oMath>
        <m:r>
          <w:rPr>
            <w:rFonts w:ascii="Cambria Math" w:hAnsi="Cambria Math"/>
          </w:rPr>
          <m:t>v=</m:t>
        </m:r>
        <m:f>
          <m:fPr>
            <m:ctrlPr>
              <w:rPr>
                <w:rFonts w:ascii="Cambria Math" w:hAnsi="Cambria Math"/>
                <w:i/>
              </w:rPr>
            </m:ctrlPr>
          </m:fPr>
          <m:num>
            <m:r>
              <w:rPr>
                <w:rFonts w:ascii="Cambria Math" w:hAnsi="Cambria Math"/>
              </w:rPr>
              <m:t>4(1.388×</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num>
          <m:den>
            <m:r>
              <w:rPr>
                <w:rFonts w:ascii="Cambria Math" w:hAnsi="Cambria Math"/>
              </w:rPr>
              <m:t>π</m:t>
            </m:r>
            <m:sSup>
              <m:sSupPr>
                <m:ctrlPr>
                  <w:rPr>
                    <w:rFonts w:ascii="Cambria Math" w:hAnsi="Cambria Math"/>
                    <w:i/>
                  </w:rPr>
                </m:ctrlPr>
              </m:sSupPr>
              <m:e>
                <m:r>
                  <w:rPr>
                    <w:rFonts w:ascii="Cambria Math" w:hAnsi="Cambria Math"/>
                  </w:rPr>
                  <m:t>(0.009525)</m:t>
                </m:r>
              </m:e>
              <m:sup>
                <m:r>
                  <w:rPr>
                    <w:rFonts w:ascii="Cambria Math" w:hAnsi="Cambria Math"/>
                  </w:rPr>
                  <m:t>2</m:t>
                </m:r>
              </m:sup>
            </m:sSup>
          </m:den>
        </m:f>
      </m:oMath>
      <w:r w:rsidR="00F82B06">
        <w:rPr>
          <w:rFonts w:eastAsiaTheme="minorEastAsia"/>
        </w:rPr>
        <w:tab/>
      </w:r>
      <w:r w:rsidR="00F82B06">
        <w:rPr>
          <w:rFonts w:eastAsiaTheme="minorEastAsia"/>
        </w:rPr>
        <w:tab/>
      </w:r>
      <m:oMath>
        <m:r>
          <w:rPr>
            <w:rFonts w:ascii="Cambria Math" w:hAnsi="Cambria Math"/>
          </w:rPr>
          <m:t>A=π</m:t>
        </m:r>
        <m:sSup>
          <m:sSupPr>
            <m:ctrlPr>
              <w:rPr>
                <w:rFonts w:ascii="Cambria Math" w:hAnsi="Cambria Math"/>
                <w:i/>
              </w:rPr>
            </m:ctrlPr>
          </m:sSupPr>
          <m:e>
            <m:r>
              <w:rPr>
                <w:rFonts w:ascii="Cambria Math" w:hAnsi="Cambria Math"/>
              </w:rPr>
              <m:t>(0.009525)</m:t>
            </m:r>
          </m:e>
          <m:sup>
            <m:r>
              <w:rPr>
                <w:rFonts w:ascii="Cambria Math" w:hAnsi="Cambria Math"/>
              </w:rPr>
              <m:t>2</m:t>
            </m:r>
          </m:sup>
        </m:sSup>
      </m:oMath>
    </w:p>
    <w:p w:rsidR="00F82B06" w:rsidP="00F82B06" w:rsidRDefault="00925307" w14:paraId="617580E4" w14:textId="77777777">
      <w:pPr>
        <w:spacing w:after="60"/>
        <w:jc w:val="both"/>
        <w:rPr>
          <w:rFonts w:eastAsiaTheme="minorEastAsia"/>
        </w:rPr>
      </w:pPr>
      <w:r>
        <w:rPr>
          <w:rFonts w:eastAsiaTheme="minorEastAsia"/>
          <w:noProof/>
          <w:lang w:val="en-US"/>
        </w:rPr>
        <mc:AlternateContent>
          <mc:Choice Requires="wps">
            <w:drawing>
              <wp:anchor distT="0" distB="0" distL="114300" distR="114300" simplePos="0" relativeHeight="251658245" behindDoc="1" locked="0" layoutInCell="1" allowOverlap="1" wp14:anchorId="3060827E" wp14:editId="6A669FDD">
                <wp:simplePos x="0" y="0"/>
                <wp:positionH relativeFrom="column">
                  <wp:posOffset>-63735</wp:posOffset>
                </wp:positionH>
                <wp:positionV relativeFrom="paragraph">
                  <wp:posOffset>-751840</wp:posOffset>
                </wp:positionV>
                <wp:extent cx="5943600" cy="2054225"/>
                <wp:effectExtent l="0" t="0" r="25400" b="28575"/>
                <wp:wrapNone/>
                <wp:docPr id="16" name="Rectangle 16"/>
                <wp:cNvGraphicFramePr/>
                <a:graphic xmlns:a="http://schemas.openxmlformats.org/drawingml/2006/main">
                  <a:graphicData uri="http://schemas.microsoft.com/office/word/2010/wordprocessingShape">
                    <wps:wsp>
                      <wps:cNvSpPr/>
                      <wps:spPr>
                        <a:xfrm>
                          <a:off x="0" y="0"/>
                          <a:ext cx="5943600" cy="2054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w14:anchorId="4E2CAB41">
              <v:rect id="Rectangle 16" style="position:absolute;margin-left:-5pt;margin-top:-59.15pt;width:468pt;height:161.75pt;z-index:-25165823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ed="f" strokecolor="black [3213]" strokeweight="1pt" w14:anchorId="1AB7622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"/>
            </w:pict>
          </mc:Fallback>
        </mc:AlternateContent>
      </w:r>
      <w:r w:rsidR="00F82B06">
        <w:rPr>
          <w:rFonts w:eastAsiaTheme="minorEastAsia"/>
        </w:rPr>
        <w:tab/>
      </w:r>
      <w:r w:rsidR="00F82B06">
        <w:rPr>
          <w:rFonts w:eastAsiaTheme="minorEastAsia"/>
        </w:rPr>
        <w:tab/>
      </w:r>
      <w:r w:rsidR="00F82B06">
        <w:rPr>
          <w:rFonts w:eastAsiaTheme="minorEastAsia"/>
        </w:rPr>
        <w:tab/>
      </w:r>
      <w:r w:rsidR="00F82B06">
        <w:rPr>
          <w:rFonts w:eastAsiaTheme="minorEastAsia"/>
        </w:rPr>
        <w:tab/>
      </w:r>
      <w:r w:rsidR="00F82B06">
        <w:rPr>
          <w:rFonts w:eastAsiaTheme="minorEastAsia"/>
        </w:rPr>
        <w:tab/>
      </w:r>
      <m:oMath>
        <m:r>
          <w:rPr>
            <w:rFonts w:ascii="Cambria Math" w:hAnsi="Cambria Math"/>
          </w:rPr>
          <m:t>v=1.948</m:t>
        </m:r>
        <m:f>
          <m:fPr>
            <m:ctrlPr>
              <w:rPr>
                <w:rFonts w:ascii="Cambria Math" w:hAnsi="Cambria Math"/>
                <w:i/>
              </w:rPr>
            </m:ctrlPr>
          </m:fPr>
          <m:num>
            <m:r>
              <w:rPr>
                <w:rFonts w:ascii="Cambria Math" w:hAnsi="Cambria Math"/>
              </w:rPr>
              <m:t>m</m:t>
            </m:r>
          </m:num>
          <m:den>
            <m:r>
              <w:rPr>
                <w:rFonts w:ascii="Cambria Math" w:hAnsi="Cambria Math"/>
              </w:rPr>
              <m:t>s</m:t>
            </m:r>
          </m:den>
        </m:f>
      </m:oMath>
      <w:r w:rsidR="00F82B06">
        <w:rPr>
          <w:rFonts w:eastAsiaTheme="minorEastAsia"/>
        </w:rPr>
        <w:tab/>
      </w:r>
      <w:r w:rsidR="00F82B06">
        <w:rPr>
          <w:rFonts w:eastAsiaTheme="minorEastAsia"/>
        </w:rPr>
        <w:tab/>
      </w:r>
      <w:r w:rsidR="00F82B06">
        <w:rPr>
          <w:rFonts w:eastAsiaTheme="minorEastAsia"/>
        </w:rPr>
        <w:tab/>
      </w:r>
      <m:oMath>
        <m:r>
          <w:rPr>
            <w:rFonts w:ascii="Cambria Math" w:hAnsi="Cambria Math"/>
          </w:rPr>
          <m:t>A=</m:t>
        </m:r>
        <m:r>
          <w:rPr>
            <w:rFonts w:ascii="Cambria Math" w:hAnsi="Cambria Math" w:eastAsiaTheme="minorEastAsia"/>
          </w:rPr>
          <m:t>2.850×</m:t>
        </m:r>
        <m:sSup>
          <m:sSupPr>
            <m:ctrlPr>
              <w:rPr>
                <w:rFonts w:ascii="Cambria Math" w:hAnsi="Cambria Math" w:eastAsiaTheme="minorEastAsia"/>
                <w:i/>
              </w:rPr>
            </m:ctrlPr>
          </m:sSupPr>
          <m:e>
            <m:r>
              <w:rPr>
                <w:rFonts w:ascii="Cambria Math" w:hAnsi="Cambria Math" w:eastAsiaTheme="minorEastAsia"/>
              </w:rPr>
              <m:t>10</m:t>
            </m:r>
          </m:e>
          <m:sup>
            <m:r>
              <w:rPr>
                <w:rFonts w:ascii="Cambria Math" w:hAnsi="Cambria Math" w:eastAsiaTheme="minorEastAsia"/>
              </w:rPr>
              <m:t>-4</m:t>
            </m:r>
          </m:sup>
        </m:sSup>
        <m:sSup>
          <m:sSupPr>
            <m:ctrlPr>
              <w:rPr>
                <w:rFonts w:ascii="Cambria Math" w:hAnsi="Cambria Math" w:eastAsiaTheme="minorEastAsia"/>
                <w:i/>
              </w:rPr>
            </m:ctrlPr>
          </m:sSupPr>
          <m:e>
            <m:r>
              <w:rPr>
                <w:rFonts w:ascii="Cambria Math" w:hAnsi="Cambria Math" w:eastAsiaTheme="minorEastAsia"/>
              </w:rPr>
              <m:t>m</m:t>
            </m:r>
          </m:e>
          <m:sup>
            <m:r>
              <w:rPr>
                <w:rFonts w:ascii="Cambria Math" w:hAnsi="Cambria Math" w:eastAsiaTheme="minorEastAsia"/>
              </w:rPr>
              <m:t>2</m:t>
            </m:r>
          </m:sup>
        </m:sSup>
      </m:oMath>
    </w:p>
    <w:p w:rsidRPr="00EE7C05" w:rsidR="00F82B06" w:rsidP="00F82B06" w:rsidRDefault="00AA2953" w14:paraId="73DEA7A8" w14:textId="77777777">
      <w:pPr>
        <w:spacing w:after="60"/>
        <w:jc w:val="both"/>
        <w:rPr>
          <w:rFonts w:eastAsiaTheme="minorEastAsia"/>
        </w:rP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eastAsiaTheme="minorEastAsia"/>
          </w:rPr>
          <m:t>=ρVv</m:t>
        </m:r>
      </m:oMath>
      <w:r w:rsidR="00F82B06">
        <w:rPr>
          <w:rFonts w:eastAsiaTheme="minorEastAsia"/>
        </w:rPr>
        <w:tab/>
      </w:r>
      <w:r w:rsidR="00F82B06">
        <w:rPr>
          <w:rFonts w:eastAsiaTheme="minorEastAsia"/>
        </w:rPr>
        <w:tab/>
      </w:r>
      <w:r w:rsidR="00F82B06">
        <w:rPr>
          <w:rFonts w:eastAsiaTheme="minorEastAsia"/>
        </w:rPr>
        <w:tab/>
      </w:r>
      <w:r w:rsidR="00F82B06">
        <w:rPr>
          <w:rFonts w:eastAsiaTheme="minorEastAsia"/>
        </w:rPr>
        <w:tab/>
      </w:r>
      <w:r w:rsidR="00F82B06">
        <w:rPr>
          <w:rFonts w:eastAsiaTheme="minorEastAsia"/>
        </w:rPr>
        <w:tab/>
      </w:r>
      <w:r w:rsidR="00F82B06">
        <w:rPr>
          <w:rFonts w:eastAsiaTheme="minorEastAsia"/>
        </w:rPr>
        <w:tab/>
      </w:r>
      <m:oMath>
        <m:acc>
          <m:accPr>
            <m:chr m:val="⃑"/>
            <m:ctrlPr>
              <w:rPr>
                <w:rFonts w:ascii="Cambria Math" w:hAnsi="Cambria Math"/>
                <w:i/>
              </w:rPr>
            </m:ctrlPr>
          </m:accPr>
          <m:e>
            <m:r>
              <w:rPr>
                <w:rFonts w:ascii="Cambria Math" w:hAnsi="Cambria Math"/>
              </w:rPr>
              <m:t>F</m:t>
            </m:r>
          </m:e>
        </m:acc>
        <m:r>
          <w:rPr>
            <w:rFonts w:ascii="Cambria Math" w:hAnsi="Cambria Math" w:eastAsiaTheme="minorEastAsia"/>
          </w:rPr>
          <m:t>=</m:t>
        </m:r>
        <m:f>
          <m:fPr>
            <m:ctrlPr>
              <w:rPr>
                <w:rFonts w:ascii="Cambria Math" w:hAnsi="Cambria Math" w:eastAsiaTheme="minorEastAsia"/>
                <w:i/>
              </w:rPr>
            </m:ctrlPr>
          </m:fPr>
          <m:num>
            <m:acc>
              <m:accPr>
                <m:chr m:val="⃑"/>
                <m:ctrlPr>
                  <w:rPr>
                    <w:rFonts w:ascii="Cambria Math" w:hAnsi="Cambria Math" w:eastAsiaTheme="minorEastAsia"/>
                    <w:i/>
                  </w:rPr>
                </m:ctrlPr>
              </m:accPr>
              <m:e>
                <m:r>
                  <w:rPr>
                    <w:rFonts w:ascii="Cambria Math" w:hAnsi="Cambria Math" w:eastAsiaTheme="minorEastAsia"/>
                  </w:rPr>
                  <m:t>dp</m:t>
                </m:r>
              </m:e>
            </m:acc>
          </m:num>
          <m:den>
            <m:r>
              <w:rPr>
                <w:rFonts w:ascii="Cambria Math" w:hAnsi="Cambria Math" w:eastAsiaTheme="minorEastAsia"/>
              </w:rPr>
              <m:t>dt</m:t>
            </m:r>
          </m:den>
        </m:f>
      </m:oMath>
    </w:p>
    <w:p w:rsidRPr="00EE7C05" w:rsidR="00F82B06" w:rsidP="00F82B06" w:rsidRDefault="00AA2953" w14:paraId="3FD2C966" w14:textId="77777777">
      <w:pPr>
        <w:spacing w:after="60"/>
        <w:jc w:val="both"/>
        <w:rPr>
          <w:rFonts w:eastAsiaTheme="minorEastAsia"/>
        </w:rP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eastAsiaTheme="minorEastAsia"/>
          </w:rPr>
          <m:t>=</m:t>
        </m:r>
        <m:d>
          <m:dPr>
            <m:ctrlPr>
              <w:rPr>
                <w:rFonts w:ascii="Cambria Math" w:hAnsi="Cambria Math" w:eastAsiaTheme="minorEastAsia"/>
                <w:i/>
              </w:rPr>
            </m:ctrlPr>
          </m:dPr>
          <m:e>
            <m:sSup>
              <m:sSupPr>
                <m:ctrlPr>
                  <w:rPr>
                    <w:rFonts w:ascii="Cambria Math" w:hAnsi="Cambria Math" w:eastAsiaTheme="minorEastAsia"/>
                    <w:i/>
                  </w:rPr>
                </m:ctrlPr>
              </m:sSupPr>
              <m:e>
                <m:r>
                  <w:rPr>
                    <w:rFonts w:ascii="Cambria Math" w:hAnsi="Cambria Math" w:eastAsiaTheme="minorEastAsia"/>
                  </w:rPr>
                  <m:t>10</m:t>
                </m:r>
              </m:e>
              <m:sup>
                <m:r>
                  <w:rPr>
                    <w:rFonts w:ascii="Cambria Math" w:hAnsi="Cambria Math" w:eastAsiaTheme="minorEastAsia"/>
                  </w:rPr>
                  <m:t>3</m:t>
                </m:r>
              </m:sup>
            </m:sSup>
            <m:f>
              <m:fPr>
                <m:ctrlPr>
                  <w:rPr>
                    <w:rFonts w:ascii="Cambria Math" w:hAnsi="Cambria Math" w:eastAsiaTheme="minorEastAsia"/>
                    <w:i/>
                  </w:rPr>
                </m:ctrlPr>
              </m:fPr>
              <m:num>
                <m:r>
                  <w:rPr>
                    <w:rFonts w:ascii="Cambria Math" w:hAnsi="Cambria Math" w:eastAsiaTheme="minorEastAsia"/>
                  </w:rPr>
                  <m:t>kg</m:t>
                </m:r>
              </m:num>
              <m:den>
                <m:sSup>
                  <m:sSupPr>
                    <m:ctrlPr>
                      <w:rPr>
                        <w:rFonts w:ascii="Cambria Math" w:hAnsi="Cambria Math" w:eastAsiaTheme="minorEastAsia"/>
                        <w:i/>
                      </w:rPr>
                    </m:ctrlPr>
                  </m:sSupPr>
                  <m:e>
                    <m:r>
                      <w:rPr>
                        <w:rFonts w:ascii="Cambria Math" w:hAnsi="Cambria Math" w:eastAsiaTheme="minorEastAsia"/>
                      </w:rPr>
                      <m:t>m</m:t>
                    </m:r>
                  </m:e>
                  <m:sup>
                    <m:r>
                      <w:rPr>
                        <w:rFonts w:ascii="Cambria Math" w:hAnsi="Cambria Math" w:eastAsiaTheme="minorEastAsia"/>
                      </w:rPr>
                      <m:t>3</m:t>
                    </m:r>
                  </m:sup>
                </m:sSup>
              </m:den>
            </m:f>
          </m:e>
        </m:d>
        <m:d>
          <m:dPr>
            <m:ctrlPr>
              <w:rPr>
                <w:rFonts w:ascii="Cambria Math" w:hAnsi="Cambria Math" w:eastAsiaTheme="minorEastAsia"/>
                <w:i/>
              </w:rPr>
            </m:ctrlPr>
          </m:dPr>
          <m:e>
            <m:r>
              <w:rPr>
                <w:rFonts w:ascii="Cambria Math" w:hAnsi="Cambria Math" w:eastAsiaTheme="minorEastAsia"/>
              </w:rPr>
              <m:t>3.048m</m:t>
            </m:r>
          </m:e>
        </m:d>
        <m:d>
          <m:dPr>
            <m:ctrlPr>
              <w:rPr>
                <w:rFonts w:ascii="Cambria Math" w:hAnsi="Cambria Math" w:eastAsiaTheme="minorEastAsia"/>
                <w:i/>
              </w:rPr>
            </m:ctrlPr>
          </m:dPr>
          <m:e>
            <m:r>
              <w:rPr>
                <w:rFonts w:ascii="Cambria Math" w:hAnsi="Cambria Math" w:eastAsiaTheme="minorEastAsia"/>
              </w:rPr>
              <m:t>2.85×</m:t>
            </m:r>
            <m:sSup>
              <m:sSupPr>
                <m:ctrlPr>
                  <w:rPr>
                    <w:rFonts w:ascii="Cambria Math" w:hAnsi="Cambria Math" w:eastAsiaTheme="minorEastAsia"/>
                    <w:i/>
                  </w:rPr>
                </m:ctrlPr>
              </m:sSupPr>
              <m:e>
                <m:r>
                  <w:rPr>
                    <w:rFonts w:ascii="Cambria Math" w:hAnsi="Cambria Math" w:eastAsiaTheme="minorEastAsia"/>
                  </w:rPr>
                  <m:t>10</m:t>
                </m:r>
              </m:e>
              <m:sup>
                <m:r>
                  <w:rPr>
                    <w:rFonts w:ascii="Cambria Math" w:hAnsi="Cambria Math" w:eastAsiaTheme="minorEastAsia"/>
                  </w:rPr>
                  <m:t>-4</m:t>
                </m:r>
              </m:sup>
            </m:sSup>
            <m:sSup>
              <m:sSupPr>
                <m:ctrlPr>
                  <w:rPr>
                    <w:rFonts w:ascii="Cambria Math" w:hAnsi="Cambria Math" w:eastAsiaTheme="minorEastAsia"/>
                    <w:i/>
                  </w:rPr>
                </m:ctrlPr>
              </m:sSupPr>
              <m:e>
                <m:r>
                  <w:rPr>
                    <w:rFonts w:ascii="Cambria Math" w:hAnsi="Cambria Math" w:eastAsiaTheme="minorEastAsia"/>
                  </w:rPr>
                  <m:t>m</m:t>
                </m:r>
              </m:e>
              <m:sup>
                <m:r>
                  <w:rPr>
                    <w:rFonts w:ascii="Cambria Math" w:hAnsi="Cambria Math" w:eastAsiaTheme="minorEastAsia"/>
                  </w:rPr>
                  <m:t>2</m:t>
                </m:r>
              </m:sup>
            </m:sSup>
          </m:e>
        </m:d>
        <m:d>
          <m:dPr>
            <m:ctrlPr>
              <w:rPr>
                <w:rFonts w:ascii="Cambria Math" w:hAnsi="Cambria Math" w:eastAsiaTheme="minorEastAsia"/>
                <w:i/>
              </w:rPr>
            </m:ctrlPr>
          </m:dPr>
          <m:e>
            <m:r>
              <w:rPr>
                <w:rFonts w:ascii="Cambria Math" w:hAnsi="Cambria Math" w:eastAsiaTheme="minorEastAsia"/>
              </w:rPr>
              <m:t>1.948</m:t>
            </m:r>
            <m:f>
              <m:fPr>
                <m:ctrlPr>
                  <w:rPr>
                    <w:rFonts w:ascii="Cambria Math" w:hAnsi="Cambria Math" w:eastAsiaTheme="minorEastAsia"/>
                    <w:i/>
                  </w:rPr>
                </m:ctrlPr>
              </m:fPr>
              <m:num>
                <m:r>
                  <w:rPr>
                    <w:rFonts w:ascii="Cambria Math" w:hAnsi="Cambria Math" w:eastAsiaTheme="minorEastAsia"/>
                  </w:rPr>
                  <m:t>m</m:t>
                </m:r>
              </m:num>
              <m:den>
                <m:r>
                  <w:rPr>
                    <w:rFonts w:ascii="Cambria Math" w:hAnsi="Cambria Math" w:eastAsiaTheme="minorEastAsia"/>
                  </w:rPr>
                  <m:t>s</m:t>
                </m:r>
              </m:den>
            </m:f>
          </m:e>
        </m:d>
      </m:oMath>
      <w:r w:rsidR="00F82B06">
        <w:rPr>
          <w:rFonts w:eastAsiaTheme="minorEastAsia"/>
        </w:rPr>
        <w:tab/>
      </w:r>
      <m:oMath>
        <m:acc>
          <m:accPr>
            <m:chr m:val="⃑"/>
            <m:ctrlPr>
              <w:rPr>
                <w:rFonts w:ascii="Cambria Math" w:hAnsi="Cambria Math"/>
                <w:i/>
              </w:rPr>
            </m:ctrlPr>
          </m:accPr>
          <m:e>
            <m:r>
              <w:rPr>
                <w:rFonts w:ascii="Cambria Math" w:hAnsi="Cambria Math"/>
              </w:rPr>
              <m:t>F</m:t>
            </m:r>
          </m:e>
        </m:acc>
        <m:r>
          <w:rPr>
            <w:rFonts w:ascii="Cambria Math" w:hAnsi="Cambria Math" w:eastAsiaTheme="minorEastAsia"/>
          </w:rPr>
          <m:t>=</m:t>
        </m:r>
        <m:f>
          <m:fPr>
            <m:ctrlPr>
              <w:rPr>
                <w:rFonts w:ascii="Cambria Math" w:hAnsi="Cambria Math" w:eastAsiaTheme="minorEastAsia"/>
                <w:i/>
              </w:rPr>
            </m:ctrlPr>
          </m:fPr>
          <m:num>
            <m:r>
              <w:rPr>
                <w:rFonts w:ascii="Cambria Math" w:hAnsi="Cambria Math" w:eastAsiaTheme="minorEastAsia"/>
              </w:rPr>
              <m:t>1.692</m:t>
            </m:r>
            <m:f>
              <m:fPr>
                <m:ctrlPr>
                  <w:rPr>
                    <w:rFonts w:ascii="Cambria Math" w:hAnsi="Cambria Math" w:eastAsiaTheme="minorEastAsia"/>
                    <w:i/>
                  </w:rPr>
                </m:ctrlPr>
              </m:fPr>
              <m:num>
                <m:r>
                  <w:rPr>
                    <w:rFonts w:ascii="Cambria Math" w:hAnsi="Cambria Math" w:eastAsiaTheme="minorEastAsia"/>
                  </w:rPr>
                  <m:t>kg∙m</m:t>
                </m:r>
              </m:num>
              <m:den>
                <m:r>
                  <w:rPr>
                    <w:rFonts w:ascii="Cambria Math" w:hAnsi="Cambria Math" w:eastAsiaTheme="minorEastAsia"/>
                  </w:rPr>
                  <m:t>s</m:t>
                </m:r>
              </m:den>
            </m:f>
          </m:num>
          <m:den>
            <m:d>
              <m:dPr>
                <m:ctrlPr>
                  <w:rPr>
                    <w:rFonts w:ascii="Cambria Math" w:hAnsi="Cambria Math" w:eastAsiaTheme="minorEastAsia"/>
                    <w:i/>
                  </w:rPr>
                </m:ctrlPr>
              </m:dPr>
              <m:e>
                <m:f>
                  <m:fPr>
                    <m:ctrlPr>
                      <w:rPr>
                        <w:rFonts w:ascii="Cambria Math" w:hAnsi="Cambria Math" w:eastAsiaTheme="minorEastAsia"/>
                        <w:i/>
                      </w:rPr>
                    </m:ctrlPr>
                  </m:fPr>
                  <m:num>
                    <m:r>
                      <w:rPr>
                        <w:rFonts w:ascii="Cambria Math" w:hAnsi="Cambria Math" w:eastAsiaTheme="minorEastAsia"/>
                      </w:rPr>
                      <m:t>3.048m</m:t>
                    </m:r>
                  </m:num>
                  <m:den>
                    <m:r>
                      <w:rPr>
                        <w:rFonts w:ascii="Cambria Math" w:hAnsi="Cambria Math" w:eastAsiaTheme="minorEastAsia"/>
                      </w:rPr>
                      <m:t>1.948</m:t>
                    </m:r>
                    <m:f>
                      <m:fPr>
                        <m:type m:val="lin"/>
                        <m:ctrlPr>
                          <w:rPr>
                            <w:rFonts w:ascii="Cambria Math" w:hAnsi="Cambria Math" w:eastAsiaTheme="minorEastAsia"/>
                            <w:i/>
                          </w:rPr>
                        </m:ctrlPr>
                      </m:fPr>
                      <m:num>
                        <m:r>
                          <w:rPr>
                            <w:rFonts w:ascii="Cambria Math" w:hAnsi="Cambria Math" w:eastAsiaTheme="minorEastAsia"/>
                          </w:rPr>
                          <m:t>m</m:t>
                        </m:r>
                      </m:num>
                      <m:den>
                        <m:r>
                          <w:rPr>
                            <w:rFonts w:ascii="Cambria Math" w:hAnsi="Cambria Math" w:eastAsiaTheme="minorEastAsia"/>
                          </w:rPr>
                          <m:t>s</m:t>
                        </m:r>
                      </m:den>
                    </m:f>
                  </m:den>
                </m:f>
              </m:e>
            </m:d>
          </m:den>
        </m:f>
      </m:oMath>
    </w:p>
    <w:p w:rsidR="00F82B06" w:rsidP="00F82B06" w:rsidRDefault="00AA2953" w14:paraId="14852127" w14:textId="77777777">
      <w:pPr>
        <w:jc w:val="both"/>
        <w:rPr>
          <w:rFonts w:eastAsiaTheme="minorEastAsia"/>
        </w:rP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eastAsiaTheme="minorEastAsia"/>
          </w:rPr>
          <m:t>=1.692</m:t>
        </m:r>
        <m:f>
          <m:fPr>
            <m:ctrlPr>
              <w:rPr>
                <w:rFonts w:ascii="Cambria Math" w:hAnsi="Cambria Math" w:eastAsiaTheme="minorEastAsia"/>
                <w:i/>
              </w:rPr>
            </m:ctrlPr>
          </m:fPr>
          <m:num>
            <m:r>
              <w:rPr>
                <w:rFonts w:ascii="Cambria Math" w:hAnsi="Cambria Math" w:eastAsiaTheme="minorEastAsia"/>
              </w:rPr>
              <m:t>kg∙m</m:t>
            </m:r>
          </m:num>
          <m:den>
            <m:r>
              <w:rPr>
                <w:rFonts w:ascii="Cambria Math" w:hAnsi="Cambria Math" w:eastAsiaTheme="minorEastAsia"/>
              </w:rPr>
              <m:t>s</m:t>
            </m:r>
          </m:den>
        </m:f>
      </m:oMath>
      <w:r w:rsidR="00F82B06">
        <w:rPr>
          <w:rFonts w:eastAsiaTheme="minorEastAsia"/>
        </w:rPr>
        <w:tab/>
      </w:r>
      <w:r w:rsidR="00F82B06">
        <w:rPr>
          <w:rFonts w:eastAsiaTheme="minorEastAsia"/>
        </w:rPr>
        <w:tab/>
      </w:r>
      <w:r w:rsidR="00F82B06">
        <w:rPr>
          <w:rFonts w:eastAsiaTheme="minorEastAsia"/>
        </w:rPr>
        <w:tab/>
      </w:r>
      <w:r w:rsidR="00F82B06">
        <w:rPr>
          <w:rFonts w:eastAsiaTheme="minorEastAsia"/>
        </w:rPr>
        <w:tab/>
      </w:r>
      <w:r w:rsidR="00F82B06">
        <w:rPr>
          <w:rFonts w:eastAsiaTheme="minorEastAsia"/>
        </w:rPr>
        <w:tab/>
      </w:r>
      <m:oMath>
        <m:acc>
          <m:accPr>
            <m:chr m:val="⃑"/>
            <m:ctrlPr>
              <w:rPr>
                <w:rFonts w:ascii="Cambria Math" w:hAnsi="Cambria Math"/>
                <w:i/>
              </w:rPr>
            </m:ctrlPr>
          </m:accPr>
          <m:e>
            <m:r>
              <w:rPr>
                <w:rFonts w:ascii="Cambria Math" w:hAnsi="Cambria Math"/>
              </w:rPr>
              <m:t>F</m:t>
            </m:r>
          </m:e>
        </m:acc>
        <m:r>
          <w:rPr>
            <w:rFonts w:ascii="Cambria Math" w:hAnsi="Cambria Math" w:eastAsiaTheme="minorEastAsia"/>
          </w:rPr>
          <m:t>=1.081N</m:t>
        </m:r>
      </m:oMath>
    </w:p>
    <w:p w:rsidRPr="00B2496C" w:rsidR="00F82B06" w:rsidP="1D91FF77" w:rsidRDefault="00C714B0" w14:paraId="52559980" w14:textId="2738F7E3" w14:noSpellErr="1">
      <w:pPr>
        <w:jc w:val="both"/>
        <w:rPr>
          <w:rFonts w:ascii="Cambria," w:hAnsi="Cambria," w:eastAsia="Cambria," w:cs="Cambria,"/>
          <w:i w:val="1"/>
          <w:iCs w:val="1"/>
        </w:rPr>
      </w:pPr>
      <w:r w:rsidRPr="1D91FF77" w:rsidR="1D91FF77">
        <w:rPr>
          <w:rFonts w:ascii="Cambria" w:hAnsi="Cambria" w:eastAsia="Cambria" w:cs="Cambria"/>
          <w:i w:val="1"/>
          <w:iCs w:val="1"/>
        </w:rPr>
        <w:t>Figure 9</w:t>
      </w:r>
      <w:r w:rsidRPr="1D91FF77" w:rsidR="1D91FF77">
        <w:rPr>
          <w:rFonts w:ascii="Cambria," w:hAnsi="Cambria," w:eastAsia="Cambria," w:cs="Cambria,"/>
          <w:i w:val="1"/>
          <w:iCs w:val="1"/>
        </w:rPr>
        <w:t>:</w:t>
      </w:r>
      <w:r w:rsidRPr="1D91FF77" w:rsidR="1D91FF77">
        <w:rPr>
          <w:rFonts w:ascii="Cambria" w:hAnsi="Cambria" w:eastAsia="Cambria" w:cs="Cambria"/>
          <w:i w:val="1"/>
          <w:iCs w:val="1"/>
        </w:rPr>
        <w:t xml:space="preserve"> P</w:t>
      </w:r>
      <w:r w:rsidRPr="1D91FF77" w:rsidR="1D91FF77">
        <w:rPr>
          <w:rFonts w:ascii="Cambria" w:hAnsi="Cambria" w:eastAsia="Cambria" w:cs="Cambria"/>
          <w:i w:val="1"/>
          <w:iCs w:val="1"/>
        </w:rPr>
        <w:t>ump analysis</w:t>
      </w:r>
    </w:p>
    <w:p w:rsidRPr="00B2496C" w:rsidR="4041BD33" w:rsidP="1D91FF77" w:rsidRDefault="4041BD33" w14:paraId="599EC34A" w14:textId="1269C017" w14:noSpellErr="1">
      <w:pPr>
        <w:ind w:firstLine="720"/>
        <w:jc w:val="both"/>
        <w:rPr>
          <w:rFonts w:ascii="Cambria," w:hAnsi="Cambria," w:eastAsia="Cambria," w:cs="Cambria,"/>
          <w:sz w:val="24"/>
          <w:szCs w:val="24"/>
        </w:rPr>
      </w:pPr>
      <w:r w:rsidRPr="1D91FF77" w:rsidR="1D91FF77">
        <w:rPr>
          <w:rFonts w:ascii="Cambria" w:hAnsi="Cambria" w:eastAsia="Cambria" w:cs="Cambria"/>
          <w:sz w:val="24"/>
          <w:szCs w:val="24"/>
        </w:rPr>
        <w:t>By determining the pressure of the water coming out from the pump, we are able to get the desired amount of water to use for the plants.</w:t>
      </w:r>
    </w:p>
    <w:p w:rsidRPr="00584C88" w:rsidR="00F82B06" w:rsidP="00F82B06" w:rsidRDefault="00AA2953" w14:paraId="38EEB684" w14:textId="77777777">
      <w:pPr>
        <w:jc w:val="both"/>
        <w:rPr>
          <w:rFonts w:eastAsiaTheme="minorEastAsia"/>
          <w:i/>
        </w:rPr>
      </w:pPr>
      <m:oMath>
        <m:sSub>
          <m:sSubPr>
            <m:ctrlPr>
              <w:rPr>
                <w:rFonts w:ascii="Cambria Math" w:hAnsi="Cambria Math" w:eastAsiaTheme="minorEastAsia"/>
                <w:i/>
              </w:rPr>
            </m:ctrlPr>
          </m:sSubPr>
          <m:e>
            <m:r>
              <w:rPr>
                <w:rFonts w:ascii="Cambria Math" w:hAnsi="Cambria Math" w:eastAsiaTheme="minorEastAsia"/>
              </w:rPr>
              <m:t>F</m:t>
            </m:r>
          </m:e>
          <m:sub>
            <m:r>
              <w:rPr>
                <w:rFonts w:ascii="Cambria Math" w:hAnsi="Cambria Math" w:eastAsiaTheme="minorEastAsia"/>
              </w:rPr>
              <m:t>w</m:t>
            </m:r>
          </m:sub>
        </m:sSub>
        <m:r>
          <w:rPr>
            <w:rFonts w:ascii="Cambria Math" w:hAnsi="Cambria Math" w:eastAsiaTheme="minorEastAsia"/>
          </w:rPr>
          <m:t>=</m:t>
        </m:r>
        <m:d>
          <m:dPr>
            <m:ctrlPr>
              <w:rPr>
                <w:rFonts w:ascii="Cambria Math" w:hAnsi="Cambria Math" w:eastAsiaTheme="minorEastAsia"/>
                <w:i/>
              </w:rPr>
            </m:ctrlPr>
          </m:dPr>
          <m:e>
            <m:r>
              <w:rPr>
                <w:rFonts w:ascii="Cambria Math" w:hAnsi="Cambria Math" w:eastAsiaTheme="minorEastAsia"/>
              </w:rPr>
              <m:t>0.0133kg</m:t>
            </m:r>
          </m:e>
        </m:d>
        <m:d>
          <m:dPr>
            <m:ctrlPr>
              <w:rPr>
                <w:rFonts w:ascii="Cambria Math" w:hAnsi="Cambria Math" w:eastAsiaTheme="minorEastAsia"/>
                <w:i/>
              </w:rPr>
            </m:ctrlPr>
          </m:dPr>
          <m:e>
            <m:r>
              <w:rPr>
                <w:rFonts w:ascii="Cambria Math" w:hAnsi="Cambria Math" w:eastAsiaTheme="minorEastAsia"/>
              </w:rPr>
              <m:t>9.81</m:t>
            </m:r>
            <m:f>
              <m:fPr>
                <m:ctrlPr>
                  <w:rPr>
                    <w:rFonts w:ascii="Cambria Math" w:hAnsi="Cambria Math" w:eastAsiaTheme="minorEastAsia"/>
                    <w:i/>
                  </w:rPr>
                </m:ctrlPr>
              </m:fPr>
              <m:num>
                <m:r>
                  <w:rPr>
                    <w:rFonts w:ascii="Cambria Math" w:hAnsi="Cambria Math" w:eastAsiaTheme="minorEastAsia"/>
                  </w:rPr>
                  <m:t>m</m:t>
                </m:r>
              </m:num>
              <m:den>
                <m:sSup>
                  <m:sSupPr>
                    <m:ctrlPr>
                      <w:rPr>
                        <w:rFonts w:ascii="Cambria Math" w:hAnsi="Cambria Math" w:eastAsiaTheme="minorEastAsia"/>
                        <w:i/>
                      </w:rPr>
                    </m:ctrlPr>
                  </m:sSupPr>
                  <m:e>
                    <m:r>
                      <w:rPr>
                        <w:rFonts w:ascii="Cambria Math" w:hAnsi="Cambria Math" w:eastAsiaTheme="minorEastAsia"/>
                      </w:rPr>
                      <m:t>s</m:t>
                    </m:r>
                  </m:e>
                  <m:sup>
                    <m:r>
                      <w:rPr>
                        <w:rFonts w:ascii="Cambria Math" w:hAnsi="Cambria Math" w:eastAsiaTheme="minorEastAsia"/>
                      </w:rPr>
                      <m:t>2</m:t>
                    </m:r>
                  </m:sup>
                </m:sSup>
              </m:den>
            </m:f>
          </m:e>
        </m:d>
      </m:oMath>
      <w:r w:rsidR="00F82B06">
        <w:rPr>
          <w:rFonts w:eastAsiaTheme="minorEastAsia"/>
          <w:i/>
        </w:rPr>
        <w:tab/>
      </w:r>
      <w:r w:rsidR="00F82B06">
        <w:rPr>
          <w:rFonts w:eastAsiaTheme="minorEastAsia"/>
          <w:i/>
        </w:rPr>
        <w:tab/>
      </w:r>
      <m:oMath>
        <m:r>
          <w:rPr>
            <w:rFonts w:ascii="Cambria Math" w:hAnsi="Cambria Math" w:eastAsiaTheme="minorEastAsia"/>
          </w:rPr>
          <m:t>+↑</m:t>
        </m:r>
        <m:sSub>
          <m:sSubPr>
            <m:ctrlPr>
              <w:rPr>
                <w:rFonts w:ascii="Cambria Math" w:hAnsi="Cambria Math" w:eastAsiaTheme="minorEastAsia"/>
                <w:i/>
              </w:rPr>
            </m:ctrlPr>
          </m:sSubPr>
          <m:e>
            <m:r>
              <w:rPr>
                <w:rFonts w:ascii="Cambria Math" w:hAnsi="Cambria Math" w:eastAsiaTheme="minorEastAsia"/>
              </w:rPr>
              <m:t>F</m:t>
            </m:r>
          </m:e>
          <m:sub>
            <m:r>
              <w:rPr>
                <w:rFonts w:ascii="Cambria Math" w:hAnsi="Cambria Math" w:eastAsiaTheme="minorEastAsia"/>
              </w:rPr>
              <m:t>y</m:t>
            </m:r>
          </m:sub>
        </m:sSub>
        <m:r>
          <w:rPr>
            <w:rFonts w:ascii="Cambria Math" w:hAnsi="Cambria Math" w:eastAsiaTheme="minorEastAsia"/>
          </w:rPr>
          <m:t>=0=</m:t>
        </m:r>
        <m:sSub>
          <m:sSubPr>
            <m:ctrlPr>
              <w:rPr>
                <w:rFonts w:ascii="Cambria Math" w:hAnsi="Cambria Math" w:eastAsiaTheme="minorEastAsia"/>
                <w:i/>
              </w:rPr>
            </m:ctrlPr>
          </m:sSubPr>
          <m:e>
            <m:r>
              <w:rPr>
                <w:rFonts w:ascii="Cambria Math" w:hAnsi="Cambria Math" w:eastAsiaTheme="minorEastAsia"/>
              </w:rPr>
              <m:t>F</m:t>
            </m:r>
          </m:e>
          <m:sub>
            <m:r>
              <w:rPr>
                <w:rFonts w:ascii="Cambria Math" w:hAnsi="Cambria Math" w:eastAsiaTheme="minorEastAsia"/>
              </w:rPr>
              <m:t>N</m:t>
            </m:r>
          </m:sub>
        </m:sSub>
        <m:r>
          <w:rPr>
            <w:rFonts w:ascii="Cambria Math" w:hAnsi="Cambria Math" w:eastAsiaTheme="minorEastAsia"/>
          </w:rPr>
          <m:t>-</m:t>
        </m:r>
        <m:sSub>
          <m:sSubPr>
            <m:ctrlPr>
              <w:rPr>
                <w:rFonts w:ascii="Cambria Math" w:hAnsi="Cambria Math" w:eastAsiaTheme="minorEastAsia"/>
                <w:i/>
              </w:rPr>
            </m:ctrlPr>
          </m:sSubPr>
          <m:e>
            <m:r>
              <w:rPr>
                <w:rFonts w:ascii="Cambria Math" w:hAnsi="Cambria Math" w:eastAsiaTheme="minorEastAsia"/>
              </w:rPr>
              <m:t>F</m:t>
            </m:r>
          </m:e>
          <m:sub>
            <m:r>
              <w:rPr>
                <w:rFonts w:ascii="Cambria Math" w:hAnsi="Cambria Math" w:eastAsiaTheme="minorEastAsia"/>
              </w:rPr>
              <m:t>w</m:t>
            </m:r>
          </m:sub>
        </m:sSub>
      </m:oMath>
    </w:p>
    <w:p w:rsidRPr="00EE7C05" w:rsidR="00F82B06" w:rsidP="00F82B06" w:rsidRDefault="00AA2953" w14:paraId="38DCB8D3" w14:textId="77777777">
      <w:pPr>
        <w:rPr>
          <w:rFonts w:eastAsiaTheme="minorEastAsia"/>
        </w:rPr>
      </w:pPr>
      <m:oMath>
        <m:sSub>
          <m:sSubPr>
            <m:ctrlPr>
              <w:rPr>
                <w:rFonts w:ascii="Cambria Math" w:hAnsi="Cambria Math" w:eastAsiaTheme="minorEastAsia"/>
                <w:i/>
              </w:rPr>
            </m:ctrlPr>
          </m:sSubPr>
          <m:e>
            <m:r>
              <w:rPr>
                <w:rFonts w:ascii="Cambria Math" w:hAnsi="Cambria Math" w:eastAsiaTheme="minorEastAsia"/>
              </w:rPr>
              <m:t>F</m:t>
            </m:r>
          </m:e>
          <m:sub>
            <m:r>
              <w:rPr>
                <w:rFonts w:ascii="Cambria Math" w:hAnsi="Cambria Math" w:eastAsiaTheme="minorEastAsia"/>
              </w:rPr>
              <m:t>w</m:t>
            </m:r>
          </m:sub>
        </m:sSub>
        <m:r>
          <w:rPr>
            <w:rFonts w:ascii="Cambria Math" w:hAnsi="Cambria Math" w:eastAsiaTheme="minorEastAsia"/>
          </w:rPr>
          <m:t>=0.130N</m:t>
        </m:r>
      </m:oMath>
      <w:r w:rsidR="00F82B06">
        <w:rPr>
          <w:rFonts w:eastAsiaTheme="minorEastAsia"/>
          <w:i/>
        </w:rPr>
        <w:tab/>
      </w:r>
      <w:r w:rsidR="00F82B06">
        <w:rPr>
          <w:rFonts w:eastAsiaTheme="minorEastAsia"/>
          <w:i/>
        </w:rPr>
        <w:tab/>
      </w:r>
      <w:r w:rsidR="00F82B06">
        <w:rPr>
          <w:rFonts w:eastAsiaTheme="minorEastAsia"/>
          <w:i/>
        </w:rPr>
        <w:tab/>
      </w:r>
      <w:r w:rsidR="00F82B06">
        <w:rPr>
          <w:rFonts w:eastAsiaTheme="minorEastAsia"/>
          <w:i/>
        </w:rPr>
        <w:tab/>
      </w:r>
      <m:oMath>
        <m:sSub>
          <m:sSubPr>
            <m:ctrlPr>
              <w:rPr>
                <w:rFonts w:ascii="Cambria Math" w:hAnsi="Cambria Math" w:eastAsiaTheme="minorEastAsia"/>
                <w:i/>
              </w:rPr>
            </m:ctrlPr>
          </m:sSubPr>
          <m:e>
            <m:r>
              <w:rPr>
                <w:rFonts w:ascii="Cambria Math" w:hAnsi="Cambria Math" w:eastAsiaTheme="minorEastAsia"/>
              </w:rPr>
              <m:t>F</m:t>
            </m:r>
          </m:e>
          <m:sub>
            <m:r>
              <w:rPr>
                <w:rFonts w:ascii="Cambria Math" w:hAnsi="Cambria Math" w:eastAsiaTheme="minorEastAsia"/>
              </w:rPr>
              <m:t>N</m:t>
            </m:r>
          </m:sub>
        </m:sSub>
        <m:r>
          <w:rPr>
            <w:rFonts w:ascii="Cambria Math" w:hAnsi="Cambria Math" w:eastAsiaTheme="minorEastAsia"/>
          </w:rPr>
          <m:t>=0.130N</m:t>
        </m:r>
      </m:oMath>
    </w:p>
    <w:p w:rsidR="00F82B06" w:rsidP="00F82B06" w:rsidRDefault="00F82B06" w14:paraId="06AB4C73" w14:textId="77777777">
      <w:pPr>
        <w:jc w:val="both"/>
        <w:rPr>
          <w:rFonts w:eastAsiaTheme="minorEastAsia"/>
          <w:sz w:val="20"/>
          <w:szCs w:val="20"/>
        </w:rPr>
      </w:pPr>
      <w:r>
        <w:rPr>
          <w:rFonts w:eastAsiaTheme="minorEastAsia"/>
          <w:noProof/>
          <w:lang w:val="en-US"/>
        </w:rPr>
        <mc:AlternateContent>
          <mc:Choice Requires="wps">
            <w:drawing>
              <wp:anchor distT="0" distB="0" distL="114300" distR="114300" simplePos="0" relativeHeight="251658246" behindDoc="1" locked="0" layoutInCell="1" allowOverlap="1" wp14:anchorId="64E57CF0" wp14:editId="52F6F6E1">
                <wp:simplePos x="0" y="0"/>
                <wp:positionH relativeFrom="column">
                  <wp:posOffset>-63795</wp:posOffset>
                </wp:positionH>
                <wp:positionV relativeFrom="paragraph">
                  <wp:posOffset>-633257</wp:posOffset>
                </wp:positionV>
                <wp:extent cx="5943600" cy="1706407"/>
                <wp:effectExtent l="0" t="0" r="25400" b="20955"/>
                <wp:wrapNone/>
                <wp:docPr id="17" name="Rectangle 17"/>
                <wp:cNvGraphicFramePr/>
                <a:graphic xmlns:a="http://schemas.openxmlformats.org/drawingml/2006/main">
                  <a:graphicData uri="http://schemas.microsoft.com/office/word/2010/wordprocessingShape">
                    <wps:wsp>
                      <wps:cNvSpPr/>
                      <wps:spPr>
                        <a:xfrm>
                          <a:off x="0" y="0"/>
                          <a:ext cx="5943600" cy="170640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w14:anchorId="606E056A">
              <v:rect id="Rectangle 17" style="position:absolute;margin-left:-5pt;margin-top:-49.8pt;width:468pt;height:134.35pt;z-index:-25165823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ed="f" strokecolor="black [3213]" strokeweight="1pt" w14:anchorId="5E88F70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"/>
            </w:pict>
          </mc:Fallback>
        </mc:AlternateContent>
      </w:r>
      <w:r>
        <w:tab/>
      </w:r>
      <w:r>
        <w:tab/>
      </w:r>
      <w:r>
        <w:tab/>
      </w:r>
      <w:r>
        <w:tab/>
      </w:r>
      <w:r>
        <w:tab/>
      </w:r>
      <m:oMath>
        <m:r>
          <w:rPr>
            <w:rFonts w:ascii="Cambria Math" w:hAnsi="Cambria Math" w:eastAsiaTheme="minorEastAsia"/>
            <w:sz w:val="20"/>
            <w:szCs w:val="20"/>
          </w:rPr>
          <m:t>↪</m:t>
        </m:r>
        <m:f>
          <m:fPr>
            <m:ctrlPr>
              <w:rPr>
                <w:rFonts w:ascii="Cambria Math" w:hAnsi="Cambria Math" w:eastAsiaTheme="minorEastAsia"/>
                <w:i/>
                <w:sz w:val="20"/>
                <w:szCs w:val="20"/>
              </w:rPr>
            </m:ctrlPr>
          </m:fPr>
          <m:num>
            <m:sSub>
              <m:sSubPr>
                <m:ctrlPr>
                  <w:rPr>
                    <w:rFonts w:ascii="Cambria Math" w:hAnsi="Cambria Math" w:eastAsiaTheme="minorEastAsia"/>
                    <w:i/>
                    <w:sz w:val="20"/>
                    <w:szCs w:val="20"/>
                  </w:rPr>
                </m:ctrlPr>
              </m:sSubPr>
              <m:e>
                <m:r>
                  <w:rPr>
                    <w:rFonts w:ascii="Cambria Math" w:hAnsi="Cambria Math" w:eastAsiaTheme="minorEastAsia"/>
                    <w:sz w:val="20"/>
                    <w:szCs w:val="20"/>
                  </w:rPr>
                  <m:t>F</m:t>
                </m:r>
              </m:e>
              <m:sub>
                <m:r>
                  <w:rPr>
                    <w:rFonts w:ascii="Cambria Math" w:hAnsi="Cambria Math" w:eastAsiaTheme="minorEastAsia"/>
                    <w:sz w:val="20"/>
                    <w:szCs w:val="20"/>
                  </w:rPr>
                  <m:t>N</m:t>
                </m:r>
              </m:sub>
            </m:sSub>
          </m:num>
          <m:den>
            <m:r>
              <w:rPr>
                <w:rFonts w:ascii="Cambria Math" w:hAnsi="Cambria Math" w:eastAsiaTheme="minorEastAsia"/>
                <w:sz w:val="20"/>
                <w:szCs w:val="20"/>
              </w:rPr>
              <m:t>4</m:t>
            </m:r>
          </m:den>
        </m:f>
        <m:r>
          <w:rPr>
            <w:rFonts w:ascii="Cambria Math" w:hAnsi="Cambria Math" w:eastAsiaTheme="minorEastAsia"/>
            <w:sz w:val="20"/>
            <w:szCs w:val="20"/>
          </w:rPr>
          <m:t>=0.0326 →For single wheel</m:t>
        </m:r>
      </m:oMath>
    </w:p>
    <w:p w:rsidRPr="00407734" w:rsidR="00F82B06" w:rsidP="00F82B06" w:rsidRDefault="00F82B06" w14:paraId="74A08A6D" w14:textId="77777777">
      <w:pPr>
        <w:jc w:val="both"/>
        <w:rPr>
          <w:rFonts w:eastAsiaTheme="minorEastAsia"/>
          <w:sz w:val="20"/>
          <w:szCs w:val="20"/>
        </w:rPr>
      </w:pPr>
      <m:oMathPara>
        <m:oMathParaPr>
          <m:jc m:val="left"/>
        </m:oMathParaPr>
        <m:oMath>
          <m:r>
            <m:rPr>
              <m:sty m:val="p"/>
            </m:rPr>
            <w:rPr>
              <w:rFonts w:ascii="Cambria Math" w:hAnsi="Cambria Math" w:eastAsiaTheme="minorEastAsia"/>
            </w:rPr>
            <m:t>Σ</m:t>
          </m:r>
          <m:r>
            <w:rPr>
              <w:rFonts w:ascii="Cambria Math" w:hAnsi="Cambria Math" w:eastAsiaTheme="minorEastAsia"/>
            </w:rPr>
            <m:t>M=0=</m:t>
          </m:r>
          <m:sSub>
            <m:sSubPr>
              <m:ctrlPr>
                <w:rPr>
                  <w:rFonts w:ascii="Cambria Math" w:hAnsi="Cambria Math" w:eastAsiaTheme="minorEastAsia"/>
                  <w:i/>
                </w:rPr>
              </m:ctrlPr>
            </m:sSubPr>
            <m:e>
              <m:r>
                <w:rPr>
                  <w:rFonts w:ascii="Cambria Math" w:hAnsi="Cambria Math" w:eastAsiaTheme="minorEastAsia"/>
                </w:rPr>
                <m:t>M</m:t>
              </m:r>
            </m:e>
            <m:sub>
              <m:r>
                <w:rPr>
                  <w:rFonts w:ascii="Cambria Math" w:hAnsi="Cambria Math" w:eastAsiaTheme="minorEastAsia"/>
                </w:rPr>
                <m:t>o</m:t>
              </m:r>
            </m:sub>
          </m:sSub>
          <m:r>
            <w:rPr>
              <w:rFonts w:ascii="Cambria Math" w:hAnsi="Cambria Math" w:eastAsiaTheme="minorEastAsia"/>
              <w:sz w:val="20"/>
              <w:szCs w:val="20"/>
            </w:rPr>
            <m:t>-</m:t>
          </m:r>
          <m:d>
            <m:dPr>
              <m:ctrlPr>
                <w:rPr>
                  <w:rFonts w:ascii="Cambria Math" w:hAnsi="Cambria Math" w:eastAsiaTheme="minorEastAsia"/>
                  <w:i/>
                  <w:sz w:val="20"/>
                  <w:szCs w:val="20"/>
                </w:rPr>
              </m:ctrlPr>
            </m:dPr>
            <m:e>
              <m:sSub>
                <m:sSubPr>
                  <m:ctrlPr>
                    <w:rPr>
                      <w:rFonts w:ascii="Cambria Math" w:hAnsi="Cambria Math" w:eastAsiaTheme="minorEastAsia"/>
                      <w:i/>
                      <w:sz w:val="20"/>
                      <w:szCs w:val="20"/>
                    </w:rPr>
                  </m:ctrlPr>
                </m:sSubPr>
                <m:e>
                  <m:r>
                    <w:rPr>
                      <w:rFonts w:ascii="Cambria Math" w:hAnsi="Cambria Math" w:eastAsiaTheme="minorEastAsia"/>
                      <w:sz w:val="20"/>
                      <w:szCs w:val="20"/>
                    </w:rPr>
                    <m:t>F</m:t>
                  </m:r>
                </m:e>
                <m:sub>
                  <m:r>
                    <w:rPr>
                      <w:rFonts w:ascii="Cambria Math" w:hAnsi="Cambria Math" w:eastAsiaTheme="minorEastAsia"/>
                      <w:sz w:val="20"/>
                      <w:szCs w:val="20"/>
                    </w:rPr>
                    <m:t>N</m:t>
                  </m:r>
                </m:sub>
              </m:sSub>
              <m:r>
                <w:rPr>
                  <w:rFonts w:ascii="Cambria Math" w:hAnsi="Cambria Math" w:eastAsiaTheme="minorEastAsia"/>
                  <w:sz w:val="20"/>
                  <w:szCs w:val="20"/>
                </w:rPr>
                <m:t>*l</m:t>
              </m:r>
            </m:e>
          </m:d>
        </m:oMath>
      </m:oMathPara>
    </w:p>
    <w:p w:rsidRPr="00407734" w:rsidR="00F82B06" w:rsidP="00F82B06" w:rsidRDefault="00AA2953" w14:paraId="4DEB6FB5" w14:textId="77777777">
      <w:pPr>
        <w:jc w:val="both"/>
        <w:rPr>
          <w:rFonts w:eastAsiaTheme="minorEastAsia"/>
          <w:sz w:val="20"/>
          <w:szCs w:val="20"/>
        </w:rPr>
      </w:pPr>
      <m:oMathPara>
        <m:oMathParaPr>
          <m:jc m:val="left"/>
        </m:oMathParaPr>
        <m:oMath>
          <m:sSub>
            <m:sSubPr>
              <m:ctrlPr>
                <w:rPr>
                  <w:rFonts w:ascii="Cambria Math" w:hAnsi="Cambria Math" w:eastAsiaTheme="minorEastAsia"/>
                  <w:i/>
                </w:rPr>
              </m:ctrlPr>
            </m:sSubPr>
            <m:e>
              <m:r>
                <w:rPr>
                  <w:rFonts w:ascii="Cambria Math" w:hAnsi="Cambria Math" w:eastAsiaTheme="minorEastAsia"/>
                </w:rPr>
                <m:t>M</m:t>
              </m:r>
            </m:e>
            <m:sub>
              <m:r>
                <w:rPr>
                  <w:rFonts w:ascii="Cambria Math" w:hAnsi="Cambria Math" w:eastAsiaTheme="minorEastAsia"/>
                </w:rPr>
                <m:t>o</m:t>
              </m:r>
            </m:sub>
          </m:sSub>
          <m:r>
            <w:rPr>
              <w:rFonts w:ascii="Cambria Math" w:hAnsi="Cambria Math" w:eastAsiaTheme="minorEastAsia"/>
              <w:sz w:val="20"/>
              <w:szCs w:val="20"/>
            </w:rPr>
            <m:t>=</m:t>
          </m:r>
          <m:d>
            <m:dPr>
              <m:ctrlPr>
                <w:rPr>
                  <w:rFonts w:ascii="Cambria Math" w:hAnsi="Cambria Math" w:eastAsiaTheme="minorEastAsia"/>
                  <w:i/>
                  <w:sz w:val="20"/>
                  <w:szCs w:val="20"/>
                </w:rPr>
              </m:ctrlPr>
            </m:dPr>
            <m:e>
              <m:r>
                <w:rPr>
                  <w:rFonts w:ascii="Cambria Math" w:hAnsi="Cambria Math" w:eastAsiaTheme="minorEastAsia"/>
                  <w:sz w:val="20"/>
                  <w:szCs w:val="20"/>
                </w:rPr>
                <m:t>0.130N</m:t>
              </m:r>
            </m:e>
          </m:d>
          <m:d>
            <m:dPr>
              <m:ctrlPr>
                <w:rPr>
                  <w:rFonts w:ascii="Cambria Math" w:hAnsi="Cambria Math" w:eastAsiaTheme="minorEastAsia"/>
                  <w:i/>
                  <w:sz w:val="20"/>
                  <w:szCs w:val="20"/>
                </w:rPr>
              </m:ctrlPr>
            </m:dPr>
            <m:e>
              <m:r>
                <w:rPr>
                  <w:rFonts w:ascii="Cambria Math" w:hAnsi="Cambria Math" w:eastAsiaTheme="minorEastAsia"/>
                  <w:sz w:val="20"/>
                  <w:szCs w:val="20"/>
                </w:rPr>
                <m:t>0.024m</m:t>
              </m:r>
            </m:e>
          </m:d>
        </m:oMath>
      </m:oMathPara>
    </w:p>
    <w:p w:rsidRPr="00407734" w:rsidR="00F82B06" w:rsidP="00F82B06" w:rsidRDefault="00AA2953" w14:paraId="5C29532F" w14:textId="77777777">
      <w:pPr>
        <w:jc w:val="both"/>
        <w:rPr>
          <w:rFonts w:eastAsiaTheme="minorEastAsia"/>
          <w:sz w:val="20"/>
          <w:szCs w:val="20"/>
        </w:rPr>
      </w:pPr>
      <m:oMathPara>
        <m:oMathParaPr>
          <m:jc m:val="left"/>
        </m:oMathParaPr>
        <m:oMath>
          <m:sSub>
            <m:sSubPr>
              <m:ctrlPr>
                <w:rPr>
                  <w:rFonts w:ascii="Cambria Math" w:hAnsi="Cambria Math" w:eastAsiaTheme="minorEastAsia"/>
                  <w:i/>
                </w:rPr>
              </m:ctrlPr>
            </m:sSubPr>
            <m:e>
              <m:r>
                <w:rPr>
                  <w:rFonts w:ascii="Cambria Math" w:hAnsi="Cambria Math" w:eastAsiaTheme="minorEastAsia"/>
                </w:rPr>
                <m:t>M</m:t>
              </m:r>
            </m:e>
            <m:sub>
              <m:r>
                <w:rPr>
                  <w:rFonts w:ascii="Cambria Math" w:hAnsi="Cambria Math" w:eastAsiaTheme="minorEastAsia"/>
                </w:rPr>
                <m:t>o</m:t>
              </m:r>
            </m:sub>
          </m:sSub>
          <m:r>
            <w:rPr>
              <w:rFonts w:ascii="Cambria Math" w:hAnsi="Cambria Math" w:eastAsiaTheme="minorEastAsia"/>
              <w:sz w:val="20"/>
              <w:szCs w:val="20"/>
            </w:rPr>
            <m:t>=0.00312N∙m →0.00039N∙m  for bending moments of each wheel bracket</m:t>
          </m:r>
        </m:oMath>
      </m:oMathPara>
    </w:p>
    <w:p w:rsidRPr="00B2496C" w:rsidR="00F82B06" w:rsidP="1D91FF77" w:rsidRDefault="00C714B0" w14:paraId="07C6BCD8" w14:textId="1F0E29E5" w14:noSpellErr="1">
      <w:pPr>
        <w:jc w:val="both"/>
        <w:rPr>
          <w:rFonts w:ascii="Cambria," w:hAnsi="Cambria," w:eastAsia="Cambria," w:cs="Cambria,"/>
          <w:i w:val="1"/>
          <w:iCs w:val="1"/>
        </w:rPr>
      </w:pPr>
      <w:r w:rsidRPr="1D91FF77" w:rsidR="1D91FF77">
        <w:rPr>
          <w:rFonts w:ascii="Cambria" w:hAnsi="Cambria" w:eastAsia="Cambria" w:cs="Cambria"/>
          <w:i w:val="1"/>
          <w:iCs w:val="1"/>
        </w:rPr>
        <w:t>Figure 10</w:t>
      </w:r>
      <w:r w:rsidRPr="1D91FF77" w:rsidR="1D91FF77">
        <w:rPr>
          <w:rFonts w:ascii="Cambria" w:hAnsi="Cambria" w:eastAsia="Cambria" w:cs="Cambria"/>
          <w:i w:val="1"/>
          <w:iCs w:val="1"/>
        </w:rPr>
        <w:t xml:space="preserve">: Determining the forces on </w:t>
      </w:r>
      <w:r w:rsidRPr="1D91FF77" w:rsidR="1D91FF77">
        <w:rPr>
          <w:rFonts w:ascii="Cambria" w:hAnsi="Cambria" w:eastAsia="Cambria" w:cs="Cambria"/>
          <w:i w:val="1"/>
          <w:iCs w:val="1"/>
        </w:rPr>
        <w:t xml:space="preserve">wheels </w:t>
      </w:r>
      <w:r w:rsidRPr="1D91FF77" w:rsidR="1D91FF77">
        <w:rPr>
          <w:rFonts w:ascii="Cambria" w:hAnsi="Cambria" w:eastAsia="Cambria" w:cs="Cambria"/>
          <w:i w:val="1"/>
          <w:iCs w:val="1"/>
        </w:rPr>
        <w:t xml:space="preserve">and bending moment on </w:t>
      </w:r>
      <w:r w:rsidRPr="1D91FF77" w:rsidR="1D91FF77">
        <w:rPr>
          <w:rFonts w:ascii="Cambria" w:hAnsi="Cambria" w:eastAsia="Cambria" w:cs="Cambria"/>
          <w:i w:val="1"/>
          <w:iCs w:val="1"/>
        </w:rPr>
        <w:t>wheel bracket</w:t>
      </w:r>
      <w:r w:rsidRPr="1D91FF77" w:rsidR="1D91FF77">
        <w:rPr>
          <w:rFonts w:ascii="Cambria" w:hAnsi="Cambria" w:eastAsia="Cambria" w:cs="Cambria"/>
          <w:i w:val="1"/>
          <w:iCs w:val="1"/>
        </w:rPr>
        <w:t>s</w:t>
      </w:r>
    </w:p>
    <w:p w:rsidRPr="00B2496C" w:rsidR="3E46D97C" w:rsidP="1D91FF77" w:rsidRDefault="4041BD33" w14:paraId="0B7D7163" w14:textId="38AD4940" w14:noSpellErr="1">
      <w:pPr>
        <w:ind w:firstLine="720"/>
        <w:jc w:val="both"/>
        <w:rPr>
          <w:rFonts w:ascii="Cambria," w:hAnsi="Cambria," w:eastAsia="Cambria," w:cs="Cambria,"/>
          <w:sz w:val="24"/>
          <w:szCs w:val="24"/>
        </w:rPr>
      </w:pPr>
      <w:r w:rsidRPr="1D91FF77" w:rsidR="1D91FF77">
        <w:rPr>
          <w:rFonts w:ascii="Cambria" w:hAnsi="Cambria" w:eastAsia="Cambria" w:cs="Cambria"/>
          <w:sz w:val="24"/>
          <w:szCs w:val="24"/>
        </w:rPr>
        <w:t>By determining the bending moment analysis, we are able to ensure the bending moment of each wheel bracket 0.00039 Nm is low enough to keep the sled stable no matter the housing system is located in anywhere of the sled.</w:t>
      </w:r>
    </w:p>
    <w:p w:rsidRPr="00B2496C" w:rsidR="007B77B1" w:rsidP="1D91FF77" w:rsidRDefault="007B77B1" w14:paraId="4E3FB973" w14:textId="581A1E9B">
      <w:pPr>
        <w:ind w:firstLine="720"/>
        <w:jc w:val="both"/>
        <w:rPr>
          <w:rFonts w:ascii="Cambria," w:hAnsi="Cambria," w:eastAsia="Cambria," w:cs="Cambria,"/>
          <w:sz w:val="24"/>
          <w:szCs w:val="24"/>
        </w:rPr>
      </w:pPr>
      <w:r w:rsidRPr="1D91FF77" w:rsidR="1D91FF77">
        <w:rPr>
          <w:rFonts w:ascii="Cambria" w:hAnsi="Cambria" w:eastAsia="Cambria" w:cs="Cambria"/>
          <w:sz w:val="24"/>
          <w:szCs w:val="24"/>
        </w:rPr>
        <w:t xml:space="preserve">FEA analysis was also performed on a </w:t>
      </w:r>
      <w:proofErr w:type="spellStart"/>
      <w:r w:rsidRPr="1D91FF77" w:rsidR="1D91FF77">
        <w:rPr>
          <w:rFonts w:ascii="Cambria" w:hAnsi="Cambria" w:eastAsia="Cambria" w:cs="Cambria"/>
          <w:sz w:val="24"/>
          <w:szCs w:val="24"/>
        </w:rPr>
        <w:t>Solidworks</w:t>
      </w:r>
      <w:proofErr w:type="spellEnd"/>
      <w:r w:rsidRPr="1D91FF77" w:rsidR="1D91FF77">
        <w:rPr>
          <w:rFonts w:ascii="Cambria" w:hAnsi="Cambria" w:eastAsia="Cambria" w:cs="Cambria"/>
          <w:sz w:val="24"/>
          <w:szCs w:val="24"/>
        </w:rPr>
        <w:t xml:space="preserve"> assembly of the rack, support bar, and mounting brackets</w:t>
      </w:r>
      <w:r w:rsidRPr="1D91FF77" w:rsidR="1D91FF77">
        <w:rPr>
          <w:rFonts w:ascii="Cambria" w:hAnsi="Cambria" w:eastAsia="Cambria" w:cs="Cambria"/>
          <w:sz w:val="24"/>
          <w:szCs w:val="24"/>
        </w:rPr>
        <w:t>. These components deserved extra</w:t>
      </w:r>
      <w:r w:rsidRPr="1D91FF77" w:rsidR="1D91FF77">
        <w:rPr>
          <w:rFonts w:ascii="Cambria" w:hAnsi="Cambria" w:eastAsia="Cambria" w:cs="Cambria"/>
          <w:sz w:val="24"/>
          <w:szCs w:val="24"/>
        </w:rPr>
        <w:t xml:space="preserve"> attention</w:t>
      </w:r>
      <w:r w:rsidRPr="1D91FF77" w:rsidR="1D91FF77">
        <w:rPr>
          <w:rFonts w:ascii="Cambria" w:hAnsi="Cambria" w:eastAsia="Cambria" w:cs="Cambria"/>
          <w:sz w:val="24"/>
          <w:szCs w:val="24"/>
        </w:rPr>
        <w:t xml:space="preserve"> because </w:t>
      </w:r>
      <w:r w:rsidRPr="1D91FF77" w:rsidR="1D91FF77">
        <w:rPr>
          <w:rFonts w:ascii="Cambria" w:hAnsi="Cambria" w:eastAsia="Cambria" w:cs="Cambria"/>
          <w:sz w:val="24"/>
          <w:szCs w:val="24"/>
        </w:rPr>
        <w:t xml:space="preserve">it </w:t>
      </w:r>
      <w:r w:rsidRPr="1D91FF77" w:rsidR="1D91FF77">
        <w:rPr>
          <w:rFonts w:ascii="Cambria" w:hAnsi="Cambria" w:eastAsia="Cambria" w:cs="Cambria"/>
          <w:sz w:val="24"/>
          <w:szCs w:val="24"/>
        </w:rPr>
        <w:t>wa</w:t>
      </w:r>
      <w:r w:rsidRPr="1D91FF77" w:rsidR="1D91FF77">
        <w:rPr>
          <w:rFonts w:ascii="Cambria" w:hAnsi="Cambria" w:eastAsia="Cambria" w:cs="Cambria"/>
          <w:sz w:val="24"/>
          <w:szCs w:val="24"/>
        </w:rPr>
        <w:t>s critical that the</w:t>
      </w:r>
      <w:r w:rsidRPr="1D91FF77" w:rsidR="1D91FF77">
        <w:rPr>
          <w:rFonts w:ascii="Cambria" w:hAnsi="Cambria" w:eastAsia="Cambria" w:cs="Cambria"/>
          <w:sz w:val="24"/>
          <w:szCs w:val="24"/>
        </w:rPr>
        <w:t xml:space="preserve"> gear</w:t>
      </w:r>
      <w:r w:rsidRPr="1D91FF77" w:rsidR="1D91FF77">
        <w:rPr>
          <w:rFonts w:ascii="Cambria" w:hAnsi="Cambria" w:eastAsia="Cambria" w:cs="Cambria"/>
          <w:sz w:val="24"/>
          <w:szCs w:val="24"/>
        </w:rPr>
        <w:t xml:space="preserve"> force</w:t>
      </w:r>
      <w:r w:rsidRPr="1D91FF77" w:rsidR="1D91FF77">
        <w:rPr>
          <w:rFonts w:ascii="Cambria" w:hAnsi="Cambria" w:eastAsia="Cambria" w:cs="Cambria"/>
          <w:sz w:val="24"/>
          <w:szCs w:val="24"/>
        </w:rPr>
        <w:t>s</w:t>
      </w:r>
      <w:r w:rsidRPr="1D91FF77" w:rsidR="1D91FF77">
        <w:rPr>
          <w:rFonts w:ascii="Cambria" w:hAnsi="Cambria" w:eastAsia="Cambria" w:cs="Cambria"/>
          <w:sz w:val="24"/>
          <w:szCs w:val="24"/>
        </w:rPr>
        <w:t xml:space="preserve"> on the rack d</w:t>
      </w:r>
      <w:r w:rsidRPr="1D91FF77" w:rsidR="1D91FF77">
        <w:rPr>
          <w:rFonts w:ascii="Cambria" w:hAnsi="Cambria" w:eastAsia="Cambria" w:cs="Cambria"/>
          <w:sz w:val="24"/>
          <w:szCs w:val="24"/>
        </w:rPr>
        <w:t>id</w:t>
      </w:r>
      <w:r w:rsidRPr="1D91FF77" w:rsidR="1D91FF77">
        <w:rPr>
          <w:rFonts w:ascii="Cambria," w:hAnsi="Cambria," w:eastAsia="Cambria," w:cs="Cambria,"/>
          <w:sz w:val="24"/>
          <w:szCs w:val="24"/>
        </w:rPr>
        <w:t xml:space="preserve"> </w:t>
      </w:r>
      <w:r w:rsidRPr="1D91FF77" w:rsidR="1D91FF77">
        <w:rPr>
          <w:rFonts w:ascii="Cambria" w:hAnsi="Cambria" w:eastAsia="Cambria" w:cs="Cambria"/>
          <w:sz w:val="24"/>
          <w:szCs w:val="24"/>
        </w:rPr>
        <w:t>not</w:t>
      </w:r>
      <w:r w:rsidRPr="1D91FF77" w:rsidR="1D91FF77">
        <w:rPr>
          <w:rFonts w:ascii="Cambria" w:hAnsi="Cambria" w:eastAsia="Cambria" w:cs="Cambria"/>
          <w:sz w:val="24"/>
          <w:szCs w:val="24"/>
        </w:rPr>
        <w:t xml:space="preserve"> push the rack and pinion apart from each other anywhere along the motion. </w:t>
      </w:r>
      <w:r w:rsidRPr="1D91FF77" w:rsidR="1D91FF77">
        <w:rPr>
          <w:rFonts w:ascii="Cambria" w:hAnsi="Cambria" w:eastAsia="Cambria" w:cs="Cambria"/>
          <w:sz w:val="24"/>
          <w:szCs w:val="24"/>
        </w:rPr>
        <w:t xml:space="preserve">In the simulation, the gear forces were placed in the middle, to create </w:t>
      </w:r>
      <w:r w:rsidRPr="1D91FF77" w:rsidR="1D91FF77">
        <w:rPr>
          <w:rFonts w:ascii="Cambria" w:hAnsi="Cambria" w:eastAsia="Cambria" w:cs="Cambria"/>
          <w:sz w:val="24"/>
          <w:szCs w:val="24"/>
        </w:rPr>
        <w:t>the worst</w:t>
      </w:r>
      <w:r w:rsidRPr="1D91FF77" w:rsidR="1D91FF77">
        <w:rPr>
          <w:rFonts w:ascii="Cambria," w:hAnsi="Cambria," w:eastAsia="Cambria," w:cs="Cambria,"/>
          <w:sz w:val="24"/>
          <w:szCs w:val="24"/>
        </w:rPr>
        <w:t>-</w:t>
      </w:r>
      <w:r w:rsidRPr="1D91FF77" w:rsidR="1D91FF77">
        <w:rPr>
          <w:rFonts w:ascii="Cambria" w:hAnsi="Cambria" w:eastAsia="Cambria" w:cs="Cambria"/>
          <w:sz w:val="24"/>
          <w:szCs w:val="24"/>
        </w:rPr>
        <w:t>case scenario where the bar’s deflection would be highest. The static</w:t>
      </w:r>
      <w:r w:rsidRPr="1D91FF77" w:rsidR="1D91FF77">
        <w:rPr>
          <w:rFonts w:ascii="Cambria" w:hAnsi="Cambria" w:eastAsia="Cambria" w:cs="Cambria"/>
          <w:sz w:val="24"/>
          <w:szCs w:val="24"/>
        </w:rPr>
        <w:t xml:space="preserve"> deflection to gravity was also used.</w:t>
      </w:r>
      <w:r w:rsidRPr="1D91FF77" w:rsidR="1D91FF77">
        <w:rPr>
          <w:rFonts w:ascii="Cambria" w:hAnsi="Cambria" w:eastAsia="Cambria" w:cs="Cambria"/>
          <w:sz w:val="24"/>
          <w:szCs w:val="24"/>
        </w:rPr>
        <w:t xml:space="preserve"> A maximum stress of 8.9 </w:t>
      </w:r>
      <w:proofErr w:type="spellStart"/>
      <w:r w:rsidRPr="1D91FF77" w:rsidR="1D91FF77">
        <w:rPr>
          <w:rFonts w:ascii="Cambria" w:hAnsi="Cambria" w:eastAsia="Cambria" w:cs="Cambria"/>
          <w:sz w:val="24"/>
          <w:szCs w:val="24"/>
        </w:rPr>
        <w:t>MPa</w:t>
      </w:r>
      <w:proofErr w:type="spellEnd"/>
      <w:r w:rsidRPr="1D91FF77" w:rsidR="1D91FF77">
        <w:rPr>
          <w:rFonts w:ascii="Cambria" w:hAnsi="Cambria" w:eastAsia="Cambria" w:cs="Cambria"/>
          <w:sz w:val="24"/>
          <w:szCs w:val="24"/>
        </w:rPr>
        <w:t xml:space="preserve"> was found; this is well within </w:t>
      </w:r>
      <w:r w:rsidRPr="1D91FF77" w:rsidR="1D91FF77">
        <w:rPr>
          <w:rFonts w:ascii="Cambria" w:hAnsi="Cambria" w:eastAsia="Cambria" w:cs="Cambria"/>
          <w:sz w:val="24"/>
          <w:szCs w:val="24"/>
        </w:rPr>
        <w:t xml:space="preserve">acceptable limits as the yield strength for low carbon steels is 200 </w:t>
      </w:r>
      <w:proofErr w:type="spellStart"/>
      <w:r w:rsidRPr="1D91FF77" w:rsidR="1D91FF77">
        <w:rPr>
          <w:rFonts w:ascii="Cambria" w:hAnsi="Cambria" w:eastAsia="Cambria" w:cs="Cambria"/>
          <w:sz w:val="24"/>
          <w:szCs w:val="24"/>
        </w:rPr>
        <w:t>GPa</w:t>
      </w:r>
      <w:proofErr w:type="spellEnd"/>
      <w:r w:rsidRPr="1D91FF77" w:rsidR="1D91FF77">
        <w:rPr>
          <w:rFonts w:ascii="Cambria" w:hAnsi="Cambria" w:eastAsia="Cambria" w:cs="Cambria"/>
          <w:sz w:val="24"/>
          <w:szCs w:val="24"/>
        </w:rPr>
        <w:t>.</w:t>
      </w:r>
      <w:r w:rsidRPr="1D91FF77" w:rsidR="1D91FF77">
        <w:rPr>
          <w:rFonts w:ascii="Cambria" w:hAnsi="Cambria" w:eastAsia="Cambria" w:cs="Cambria"/>
          <w:sz w:val="24"/>
          <w:szCs w:val="24"/>
        </w:rPr>
        <w:t xml:space="preserve"> A maximum deflection of 0.28 mm is also found; this amount should be low enough to keep the gears meshing because the overall height of the gear teeth is around 2.2 mm.</w:t>
      </w:r>
    </w:p>
    <w:p w:rsidR="00BF7AA7" w:rsidP="00BF7AA7" w:rsidRDefault="00BF7AA7" w14:paraId="19BF5526" w14:textId="0F32302B">
      <w:pPr>
        <w:jc w:val="center"/>
        <w:rPr>
          <w:rFonts w:eastAsiaTheme="minorEastAsia"/>
          <w:iCs/>
        </w:rPr>
      </w:pPr>
      <w:r>
        <w:rPr>
          <w:rFonts w:eastAsiaTheme="minorEastAsia"/>
          <w:iCs/>
          <w:noProof/>
          <w:lang w:val="en-US"/>
        </w:rPr>
        <w:lastRenderedPageBreak/>
        <w:drawing>
          <wp:inline distT="0" distB="0" distL="0" distR="0" wp14:anchorId="136E9EC4" wp14:editId="4ACD5B2A">
            <wp:extent cx="3974030" cy="22098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 FEA Analysi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85838" cy="2216366"/>
                    </a:xfrm>
                    <a:prstGeom prst="rect">
                      <a:avLst/>
                    </a:prstGeom>
                  </pic:spPr>
                </pic:pic>
              </a:graphicData>
            </a:graphic>
          </wp:inline>
        </w:drawing>
      </w:r>
    </w:p>
    <w:p w:rsidRPr="00B2496C" w:rsidR="00AF1DBC" w:rsidP="1D91FF77" w:rsidRDefault="00C714B0" w14:paraId="02FA96D1" w14:textId="56A9B643">
      <w:pPr>
        <w:jc w:val="center"/>
        <w:rPr>
          <w:rFonts w:ascii="Cambria," w:hAnsi="Cambria," w:eastAsia="Cambria," w:cs="Cambria,"/>
        </w:rPr>
      </w:pPr>
      <w:r w:rsidRPr="1D91FF77" w:rsidR="1D91FF77">
        <w:rPr>
          <w:rFonts w:ascii="Cambria" w:hAnsi="Cambria" w:eastAsia="Cambria" w:cs="Cambria"/>
          <w:i w:val="1"/>
          <w:iCs w:val="1"/>
        </w:rPr>
        <w:t>Figure 11</w:t>
      </w:r>
      <w:r w:rsidRPr="1D91FF77" w:rsidR="1D91FF77">
        <w:rPr>
          <w:rFonts w:ascii="Cambria" w:hAnsi="Cambria" w:eastAsia="Cambria" w:cs="Cambria"/>
          <w:i w:val="1"/>
          <w:iCs w:val="1"/>
        </w:rPr>
        <w:t>: Stress Analysis of Rack Assembly (</w:t>
      </w:r>
      <w:r w:rsidRPr="1D91FF77" w:rsidR="1D91FF77">
        <w:rPr>
          <w:rFonts w:ascii="Cambria" w:hAnsi="Cambria" w:eastAsia="Cambria" w:cs="Cambria"/>
          <w:i w:val="1"/>
          <w:iCs w:val="1"/>
        </w:rPr>
        <w:t xml:space="preserve">Max Stress = 8.9 </w:t>
      </w:r>
      <w:proofErr w:type="spellStart"/>
      <w:r w:rsidRPr="1D91FF77" w:rsidR="1D91FF77">
        <w:rPr>
          <w:rFonts w:ascii="Cambria" w:hAnsi="Cambria" w:eastAsia="Cambria" w:cs="Cambria"/>
          <w:i w:val="1"/>
          <w:iCs w:val="1"/>
        </w:rPr>
        <w:t>MPa</w:t>
      </w:r>
      <w:proofErr w:type="spellEnd"/>
      <w:r w:rsidRPr="1D91FF77" w:rsidR="1D91FF77">
        <w:rPr>
          <w:rFonts w:ascii="Cambria" w:hAnsi="Cambria" w:eastAsia="Cambria" w:cs="Cambria"/>
          <w:i w:val="1"/>
          <w:iCs w:val="1"/>
        </w:rPr>
        <w:t>)</w:t>
      </w:r>
    </w:p>
    <w:p w:rsidR="00BF7AA7" w:rsidP="00BF7AA7" w:rsidRDefault="00BF7AA7" w14:paraId="542A8EB0" w14:textId="7EB7326B">
      <w:pPr>
        <w:jc w:val="center"/>
        <w:rPr>
          <w:rFonts w:eastAsiaTheme="minorEastAsia"/>
          <w:iCs/>
        </w:rPr>
      </w:pPr>
      <w:r>
        <w:rPr>
          <w:rFonts w:eastAsiaTheme="minorEastAsia"/>
          <w:iCs/>
          <w:noProof/>
          <w:lang w:val="en-US"/>
        </w:rPr>
        <w:drawing>
          <wp:inline distT="0" distB="0" distL="0" distR="0" wp14:anchorId="55162044" wp14:editId="1C9E623E">
            <wp:extent cx="3949065" cy="2200293"/>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 FEA Analysi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76597" cy="2215633"/>
                    </a:xfrm>
                    <a:prstGeom prst="rect">
                      <a:avLst/>
                    </a:prstGeom>
                  </pic:spPr>
                </pic:pic>
              </a:graphicData>
            </a:graphic>
          </wp:inline>
        </w:drawing>
      </w:r>
    </w:p>
    <w:p w:rsidRPr="00B2496C" w:rsidR="00F82B06" w:rsidP="1D91FF77" w:rsidRDefault="00C714B0" w14:paraId="0531346B" w14:textId="664DC278" w14:noSpellErr="1">
      <w:pPr>
        <w:jc w:val="center"/>
        <w:rPr>
          <w:rFonts w:ascii="Cambria," w:hAnsi="Cambria," w:eastAsia="Cambria," w:cs="Cambria,"/>
        </w:rPr>
      </w:pPr>
      <w:r w:rsidRPr="1D91FF77" w:rsidR="1D91FF77">
        <w:rPr>
          <w:rFonts w:ascii="Cambria" w:hAnsi="Cambria" w:eastAsia="Cambria" w:cs="Cambria"/>
          <w:i w:val="1"/>
          <w:iCs w:val="1"/>
        </w:rPr>
        <w:t>Figure 12</w:t>
      </w:r>
      <w:r w:rsidRPr="1D91FF77" w:rsidR="1D91FF77">
        <w:rPr>
          <w:rFonts w:ascii="Cambria," w:hAnsi="Cambria," w:eastAsia="Cambria," w:cs="Cambria,"/>
          <w:i w:val="1"/>
          <w:iCs w:val="1"/>
        </w:rPr>
        <w:t xml:space="preserve">: </w:t>
      </w:r>
      <w:r w:rsidRPr="1D91FF77" w:rsidR="1D91FF77">
        <w:rPr>
          <w:rFonts w:ascii="Cambria" w:hAnsi="Cambria" w:eastAsia="Cambria" w:cs="Cambria"/>
          <w:i w:val="1"/>
          <w:iCs w:val="1"/>
        </w:rPr>
        <w:t>Displacement Analysis of Rack Assembly (Max Displacement = 0.28 mm)</w:t>
      </w:r>
    </w:p>
    <w:p w:rsidR="008B7F44" w:rsidP="1D91FF77" w:rsidRDefault="00B54E35" w14:paraId="27F951D1" w14:textId="777957FB" w14:noSpellErr="1">
      <w:pPr>
        <w:jc w:val="center"/>
        <w:rPr>
          <w:rFonts w:ascii="Century" w:hAnsi="Century" w:eastAsia="Century" w:cs="Century"/>
          <w:sz w:val="40"/>
          <w:szCs w:val="40"/>
        </w:rPr>
      </w:pPr>
      <w:r w:rsidRPr="1D91FF77" w:rsidR="1D91FF77">
        <w:rPr>
          <w:rFonts w:ascii="Century" w:hAnsi="Century" w:eastAsia="Century" w:cs="Century"/>
          <w:sz w:val="40"/>
          <w:szCs w:val="40"/>
        </w:rPr>
        <w:t>T</w:t>
      </w:r>
      <w:r w:rsidRPr="1D91FF77" w:rsidR="1D91FF77">
        <w:rPr>
          <w:rFonts w:ascii="Century" w:hAnsi="Century" w:eastAsia="Century" w:cs="Century"/>
          <w:sz w:val="32"/>
          <w:szCs w:val="32"/>
        </w:rPr>
        <w:t>ESTING</w:t>
      </w:r>
      <w:r w:rsidRPr="1D91FF77" w:rsidR="1D91FF77">
        <w:rPr>
          <w:rFonts w:ascii="Century" w:hAnsi="Century" w:eastAsia="Century" w:cs="Century"/>
          <w:sz w:val="40"/>
          <w:szCs w:val="40"/>
        </w:rPr>
        <w:t xml:space="preserve"> A</w:t>
      </w:r>
      <w:r w:rsidRPr="1D91FF77" w:rsidR="1D91FF77">
        <w:rPr>
          <w:rFonts w:ascii="Century" w:hAnsi="Century" w:eastAsia="Century" w:cs="Century"/>
          <w:sz w:val="32"/>
          <w:szCs w:val="32"/>
        </w:rPr>
        <w:t>ND</w:t>
      </w:r>
      <w:r w:rsidRPr="1D91FF77" w:rsidR="1D91FF77">
        <w:rPr>
          <w:rFonts w:ascii="Century" w:hAnsi="Century" w:eastAsia="Century" w:cs="Century"/>
          <w:sz w:val="40"/>
          <w:szCs w:val="40"/>
        </w:rPr>
        <w:t xml:space="preserve"> E</w:t>
      </w:r>
      <w:r w:rsidRPr="1D91FF77" w:rsidR="1D91FF77">
        <w:rPr>
          <w:rFonts w:ascii="Century" w:hAnsi="Century" w:eastAsia="Century" w:cs="Century"/>
          <w:sz w:val="32"/>
          <w:szCs w:val="32"/>
        </w:rPr>
        <w:t>VALUATION</w:t>
      </w:r>
    </w:p>
    <w:p w:rsidR="00B54E35" w:rsidP="1D91FF77" w:rsidRDefault="00B54E35" w14:paraId="0403240B" w14:textId="24D4C3EA" w14:noSpellErr="1">
      <w:pPr>
        <w:jc w:val="both"/>
        <w:rPr>
          <w:rFonts w:ascii="Cambria" w:hAnsi="Cambria" w:eastAsia="Cambria" w:cs="Cambria"/>
          <w:color w:val="000000" w:themeColor="text1" w:themeTint="FF" w:themeShade="FF"/>
          <w:sz w:val="24"/>
          <w:szCs w:val="24"/>
        </w:rPr>
      </w:pPr>
      <w:r>
        <w:rPr>
          <w:rFonts w:ascii="Times New Roman" w:hAnsi="Times New Roman" w:eastAsia="Calibri" w:cs="Times New Roman"/>
          <w:color w:val="2F5496" w:themeColor="accent5" w:themeShade="BF"/>
          <w:sz w:val="24"/>
          <w:szCs w:val="36"/>
        </w:rPr>
        <w:tab/>
      </w:r>
      <w:r w:rsidRPr="51069C18" w:rsidR="008C0492">
        <w:rPr>
          <w:rFonts w:ascii="Cambria" w:hAnsi="Cambria" w:eastAsia="Cambria" w:cs="Cambria"/>
          <w:color w:val="000000" w:themeColor="text1"/>
          <w:sz w:val="24"/>
          <w:szCs w:val="24"/>
        </w:rPr>
        <w:t xml:space="preserve">Testing was conducted throughout the whole procedure of designing and manufacturing this mechanism in order to address problems as early as possible. </w:t>
      </w:r>
      <w:r w:rsidRPr="51069C18" w:rsidR="000002DD">
        <w:rPr>
          <w:rFonts w:ascii="Cambria" w:hAnsi="Cambria" w:eastAsia="Cambria" w:cs="Cambria"/>
          <w:color w:val="000000" w:themeColor="text1"/>
          <w:sz w:val="24"/>
          <w:szCs w:val="24"/>
        </w:rPr>
        <w:t xml:space="preserve"> </w:t>
      </w:r>
      <w:r w:rsidRPr="51069C18" w:rsidR="005D5F39">
        <w:rPr>
          <w:rFonts w:ascii="Cambria" w:hAnsi="Cambria" w:eastAsia="Cambria" w:cs="Cambria"/>
          <w:color w:val="000000" w:themeColor="text1"/>
          <w:sz w:val="24"/>
          <w:szCs w:val="24"/>
        </w:rPr>
        <w:t xml:space="preserve">To start, an appropriate material was to be chosen for the </w:t>
      </w:r>
      <w:r w:rsidRPr="51069C18" w:rsidR="00F2057F">
        <w:rPr>
          <w:rFonts w:ascii="Cambria" w:hAnsi="Cambria" w:eastAsia="Cambria" w:cs="Cambria"/>
          <w:color w:val="000000" w:themeColor="text1"/>
          <w:sz w:val="24"/>
          <w:szCs w:val="24"/>
        </w:rPr>
        <w:t>main demo en</w:t>
      </w:r>
      <w:r w:rsidRPr="51069C18" w:rsidR="005D5F39">
        <w:rPr>
          <w:rFonts w:ascii="Cambria" w:hAnsi="Cambria" w:eastAsia="Cambria" w:cs="Cambria"/>
          <w:color w:val="000000" w:themeColor="text1"/>
          <w:sz w:val="24"/>
          <w:szCs w:val="24"/>
        </w:rPr>
        <w:t xml:space="preserve">closure. Wood was the first choice and with an estimate of the overall weight of the main housing and its components, </w:t>
      </w:r>
      <w:r w:rsidRPr="51069C18" w:rsidR="007B7682">
        <w:rPr>
          <w:rFonts w:ascii="Cambria" w:hAnsi="Cambria" w:eastAsia="Cambria" w:cs="Cambria"/>
          <w:color w:val="000000" w:themeColor="text1"/>
          <w:sz w:val="24"/>
          <w:szCs w:val="24"/>
        </w:rPr>
        <w:t>a force</w:t>
      </w:r>
      <w:r w:rsidRPr="51069C18" w:rsidR="00FC6F0B">
        <w:rPr>
          <w:rFonts w:ascii="Cambria" w:hAnsi="Cambria" w:eastAsia="Cambria" w:cs="Cambria"/>
          <w:color w:val="000000" w:themeColor="text1"/>
          <w:sz w:val="24"/>
          <w:szCs w:val="24"/>
        </w:rPr>
        <w:t xml:space="preserve"> far exceeding that of the mass</w:t>
      </w:r>
      <w:r w:rsidRPr="51069C18" w:rsidR="007B7682">
        <w:rPr>
          <w:rFonts w:ascii="Cambria" w:hAnsi="Cambria" w:eastAsia="Cambria" w:cs="Cambria"/>
          <w:color w:val="000000" w:themeColor="text1"/>
          <w:sz w:val="24"/>
          <w:szCs w:val="24"/>
        </w:rPr>
        <w:t xml:space="preserve"> was a</w:t>
      </w:r>
      <w:r w:rsidRPr="51069C18" w:rsidR="00FC6F0B">
        <w:rPr>
          <w:rFonts w:ascii="Cambria" w:hAnsi="Cambria" w:eastAsia="Cambria" w:cs="Cambria"/>
          <w:color w:val="000000" w:themeColor="text1"/>
          <w:sz w:val="24"/>
          <w:szCs w:val="24"/>
        </w:rPr>
        <w:t xml:space="preserve">pplied to the wood to determine if it was a suitable material. </w:t>
      </w:r>
      <w:r w:rsidRPr="51069C18" w:rsidR="00894F9B">
        <w:rPr>
          <w:rFonts w:ascii="Cambria" w:hAnsi="Cambria" w:eastAsia="Cambria" w:cs="Cambria"/>
          <w:color w:val="000000" w:themeColor="text1"/>
          <w:sz w:val="24"/>
          <w:szCs w:val="24"/>
        </w:rPr>
        <w:t>The wood passed the test.</w:t>
      </w:r>
    </w:p>
    <w:p w:rsidR="00894F9B" w:rsidP="1D91FF77" w:rsidRDefault="00894F9B" w14:paraId="32B7385C" w14:textId="3C44C115" w14:noSpellErr="1">
      <w:pPr>
        <w:jc w:val="both"/>
        <w:rPr>
          <w:rFonts w:ascii="Cambria" w:hAnsi="Cambria" w:eastAsia="Cambria" w:cs="Cambria"/>
          <w:color w:val="000000" w:themeColor="text1" w:themeTint="FF" w:themeShade="FF"/>
          <w:sz w:val="24"/>
          <w:szCs w:val="24"/>
        </w:rPr>
      </w:pPr>
      <w:r>
        <w:rPr>
          <w:rFonts w:ascii="Times New Roman" w:hAnsi="Times New Roman" w:eastAsia="Calibri" w:cs="Times New Roman"/>
          <w:color w:val="000000" w:themeColor="text1"/>
          <w:sz w:val="24"/>
          <w:szCs w:val="36"/>
        </w:rPr>
        <w:tab/>
      </w:r>
      <w:r w:rsidRPr="51069C18" w:rsidR="00F2057F">
        <w:rPr>
          <w:rFonts w:ascii="Cambria" w:hAnsi="Cambria" w:eastAsia="Cambria" w:cs="Cambria"/>
          <w:color w:val="000000" w:themeColor="text1"/>
          <w:sz w:val="24"/>
          <w:szCs w:val="24"/>
        </w:rPr>
        <w:t>The main method of movement, arguably the most important aspect of the design</w:t>
      </w:r>
      <w:r w:rsidRPr="51069C18" w:rsidR="00682360">
        <w:rPr>
          <w:rFonts w:ascii="Cambria" w:hAnsi="Cambria" w:eastAsia="Cambria" w:cs="Cambria"/>
          <w:color w:val="000000" w:themeColor="text1"/>
          <w:sz w:val="24"/>
          <w:szCs w:val="24"/>
        </w:rPr>
        <w:t>, was the</w:t>
      </w:r>
      <w:r w:rsidRPr="51069C18" w:rsidR="00F2057F">
        <w:rPr>
          <w:rFonts w:ascii="Cambria" w:hAnsi="Cambria" w:eastAsia="Cambria" w:cs="Cambria"/>
          <w:color w:val="000000" w:themeColor="text1"/>
          <w:sz w:val="24"/>
          <w:szCs w:val="24"/>
        </w:rPr>
        <w:t xml:space="preserve"> rack and pinion system. The pinion gear fit well with the selected motor, however the purchased rack was very slim and could easily be bent by hand due to the length of it</w:t>
      </w:r>
      <w:r w:rsidRPr="51069C18" w:rsidR="00067C3F">
        <w:rPr>
          <w:rFonts w:ascii="Cambria" w:hAnsi="Cambria" w:eastAsia="Cambria" w:cs="Cambria"/>
          <w:color w:val="000000" w:themeColor="text1"/>
          <w:sz w:val="24"/>
          <w:szCs w:val="24"/>
        </w:rPr>
        <w:t xml:space="preserve"> being 4ft</w:t>
      </w:r>
      <w:r w:rsidRPr="51069C18" w:rsidR="00F2057F">
        <w:rPr>
          <w:rFonts w:ascii="Cambria" w:hAnsi="Cambria" w:eastAsia="Cambria" w:cs="Cambria"/>
          <w:color w:val="000000" w:themeColor="text1"/>
          <w:sz w:val="24"/>
          <w:szCs w:val="24"/>
        </w:rPr>
        <w:t>. This was a major problem considering the design required the rack to be supported in the air by just two brackets at either end of it. Gravity alone would make the rack bow in the middle and the force of the pinion moving along the rack would cause it to bend even more. The solution</w:t>
      </w:r>
      <w:r w:rsidRPr="51069C18" w:rsidR="00067C3F">
        <w:rPr>
          <w:rFonts w:ascii="Cambria" w:hAnsi="Cambria" w:eastAsia="Cambria" w:cs="Cambria"/>
          <w:color w:val="000000" w:themeColor="text1"/>
          <w:sz w:val="24"/>
          <w:szCs w:val="24"/>
        </w:rPr>
        <w:t xml:space="preserve"> to this problem was to mount the rack on a steel bar which added more than enough support to keep the rack straight and sturdy.</w:t>
      </w:r>
    </w:p>
    <w:p w:rsidR="00F10B1F" w:rsidP="1D91FF77" w:rsidRDefault="00C41DBA" w14:paraId="7669D5A2" w14:textId="1A3B29B6" w14:noSpellErr="1">
      <w:pPr>
        <w:jc w:val="both"/>
        <w:rPr>
          <w:rFonts w:ascii="Cambria" w:hAnsi="Cambria" w:eastAsia="Cambria" w:cs="Cambria"/>
          <w:color w:val="000000" w:themeColor="text1" w:themeTint="FF" w:themeShade="FF"/>
          <w:sz w:val="24"/>
          <w:szCs w:val="24"/>
        </w:rPr>
      </w:pPr>
      <w:r>
        <w:rPr>
          <w:rFonts w:ascii="Times New Roman" w:hAnsi="Times New Roman" w:eastAsia="Calibri" w:cs="Times New Roman"/>
          <w:color w:val="000000" w:themeColor="text1"/>
          <w:sz w:val="24"/>
          <w:szCs w:val="24"/>
        </w:rPr>
        <w:lastRenderedPageBreak/>
        <w:tab/>
      </w:r>
      <w:r w:rsidRPr="51069C18">
        <w:rPr>
          <w:rFonts w:ascii="Cambria" w:hAnsi="Cambria" w:eastAsia="Cambria" w:cs="Cambria"/>
          <w:color w:val="000000" w:themeColor="text1"/>
          <w:sz w:val="24"/>
          <w:szCs w:val="24"/>
        </w:rPr>
        <w:t xml:space="preserve">The material for the main housing was chosen to be clear acrylic due to its light weight and strength. The first prototype was cut using a band saw and glued together using a strong adhesive. The adhesive held true, however, the rough cuts with the band saw weren’t precise enough. While testing the mechanism, it was found that the wheels on the bottom plate weren’t able to be screwed in due to misalignment of the housing. </w:t>
      </w:r>
      <w:r w:rsidR="00376A26">
        <w:rPr>
          <w:rFonts w:ascii="Cambria" w:hAnsi="Cambria" w:eastAsia="Cambria" w:cs="Cambria"/>
          <w:color w:val="000000" w:themeColor="text1"/>
          <w:sz w:val="24"/>
          <w:szCs w:val="24"/>
        </w:rPr>
        <w:t xml:space="preserve">A whole new housing </w:t>
      </w:r>
      <w:r w:rsidR="004D28DF">
        <w:rPr>
          <w:rFonts w:ascii="Cambria" w:hAnsi="Cambria" w:eastAsia="Cambria" w:cs="Cambria"/>
          <w:color w:val="000000" w:themeColor="text1"/>
          <w:sz w:val="24"/>
          <w:szCs w:val="24"/>
        </w:rPr>
        <w:t>in order</w:t>
      </w:r>
      <w:r w:rsidR="00376A26">
        <w:rPr>
          <w:rFonts w:ascii="Cambria" w:hAnsi="Cambria" w:eastAsia="Cambria" w:cs="Cambria"/>
          <w:color w:val="000000" w:themeColor="text1"/>
          <w:sz w:val="24"/>
          <w:szCs w:val="24"/>
        </w:rPr>
        <w:t xml:space="preserve"> for the mechanism to function correctly</w:t>
      </w:r>
      <w:r w:rsidR="004D28DF">
        <w:rPr>
          <w:rFonts w:ascii="Cambria" w:hAnsi="Cambria" w:eastAsia="Cambria" w:cs="Cambria"/>
          <w:color w:val="000000" w:themeColor="text1"/>
          <w:sz w:val="24"/>
          <w:szCs w:val="24"/>
        </w:rPr>
        <w:t>.</w:t>
      </w:r>
      <w:r w:rsidR="001A365E">
        <w:rPr>
          <w:rFonts w:ascii="Cambria" w:hAnsi="Cambria" w:eastAsia="Cambria" w:cs="Cambria"/>
          <w:color w:val="000000" w:themeColor="text1"/>
          <w:sz w:val="24"/>
          <w:szCs w:val="24"/>
        </w:rPr>
        <w:t xml:space="preserve"> The band saw was used for the new bottom plate</w:t>
      </w:r>
      <w:r w:rsidR="002A3D7F">
        <w:rPr>
          <w:rFonts w:ascii="Cambria" w:hAnsi="Cambria" w:eastAsia="Cambria" w:cs="Cambria"/>
          <w:color w:val="000000" w:themeColor="text1"/>
          <w:sz w:val="24"/>
          <w:szCs w:val="24"/>
        </w:rPr>
        <w:t xml:space="preserve"> as well</w:t>
      </w:r>
      <w:r w:rsidR="001A365E">
        <w:rPr>
          <w:rFonts w:ascii="Cambria" w:hAnsi="Cambria" w:eastAsia="Cambria" w:cs="Cambria"/>
          <w:color w:val="000000" w:themeColor="text1"/>
          <w:sz w:val="24"/>
          <w:szCs w:val="24"/>
        </w:rPr>
        <w:t>, but</w:t>
      </w:r>
      <w:r w:rsidR="002A3D7F">
        <w:rPr>
          <w:rFonts w:ascii="Cambria" w:hAnsi="Cambria" w:eastAsia="Cambria" w:cs="Cambria"/>
          <w:color w:val="000000" w:themeColor="text1"/>
          <w:sz w:val="24"/>
          <w:szCs w:val="24"/>
        </w:rPr>
        <w:t xml:space="preserve"> with an</w:t>
      </w:r>
      <w:r w:rsidR="001A365E">
        <w:rPr>
          <w:rFonts w:ascii="Cambria" w:hAnsi="Cambria" w:eastAsia="Cambria" w:cs="Cambria"/>
          <w:color w:val="000000" w:themeColor="text1"/>
          <w:sz w:val="24"/>
          <w:szCs w:val="24"/>
        </w:rPr>
        <w:t xml:space="preserve"> increa</w:t>
      </w:r>
      <w:r w:rsidR="002A3D7F">
        <w:rPr>
          <w:rFonts w:ascii="Cambria" w:hAnsi="Cambria" w:eastAsia="Cambria" w:cs="Cambria"/>
          <w:color w:val="000000" w:themeColor="text1"/>
          <w:sz w:val="24"/>
          <w:szCs w:val="24"/>
        </w:rPr>
        <w:t>sed attention to the detail.</w:t>
      </w:r>
    </w:p>
    <w:p w:rsidR="00A93CFB" w:rsidP="1D91FF77" w:rsidRDefault="00A93CFB" w14:paraId="7298E8E1" w14:textId="331CB9CF" w14:noSpellErr="1">
      <w:pPr>
        <w:jc w:val="both"/>
        <w:rPr>
          <w:rFonts w:ascii="Cambria" w:hAnsi="Cambria" w:eastAsia="Cambria" w:cs="Cambria"/>
          <w:color w:val="000000" w:themeColor="text1" w:themeTint="FF" w:themeShade="FF"/>
          <w:sz w:val="24"/>
          <w:szCs w:val="24"/>
        </w:rPr>
      </w:pPr>
      <w:r>
        <w:rPr>
          <w:rFonts w:ascii="Times New Roman" w:hAnsi="Times New Roman" w:eastAsia="Calibri" w:cs="Times New Roman"/>
          <w:color w:val="000000" w:themeColor="text1"/>
          <w:sz w:val="24"/>
          <w:szCs w:val="36"/>
        </w:rPr>
        <w:tab/>
      </w:r>
      <w:r w:rsidRPr="51069C18" w:rsidR="005729F4">
        <w:rPr>
          <w:rFonts w:ascii="Cambria" w:hAnsi="Cambria" w:eastAsia="Cambria" w:cs="Cambria"/>
          <w:color w:val="000000" w:themeColor="text1"/>
          <w:sz w:val="24"/>
          <w:szCs w:val="24"/>
        </w:rPr>
        <w:t>In the final design, the mechanism would be hooked up to a house via a hose. However, for the purpose of demonstration, a pump was needed in order to display the function of the machine. After the first test of the hose, it was found that it produced a stream way to</w:t>
      </w:r>
      <w:r w:rsidR="006615B0">
        <w:rPr>
          <w:rFonts w:ascii="Cambria" w:hAnsi="Cambria" w:eastAsia="Cambria" w:cs="Cambria"/>
          <w:color w:val="000000" w:themeColor="text1"/>
          <w:sz w:val="24"/>
          <w:szCs w:val="24"/>
        </w:rPr>
        <w:t>o</w:t>
      </w:r>
      <w:r w:rsidRPr="51069C18" w:rsidR="005729F4">
        <w:rPr>
          <w:rFonts w:ascii="Cambria" w:hAnsi="Cambria" w:eastAsia="Cambria" w:cs="Cambria"/>
          <w:color w:val="000000" w:themeColor="text1"/>
          <w:sz w:val="24"/>
          <w:szCs w:val="24"/>
        </w:rPr>
        <w:t xml:space="preserve"> powerful to water flowers.</w:t>
      </w:r>
      <w:r w:rsidRPr="51069C18" w:rsidR="00753B0B">
        <w:rPr>
          <w:rFonts w:ascii="Cambria" w:hAnsi="Cambria" w:eastAsia="Cambria" w:cs="Cambria"/>
          <w:color w:val="000000" w:themeColor="text1"/>
          <w:sz w:val="24"/>
          <w:szCs w:val="24"/>
        </w:rPr>
        <w:t xml:space="preserve"> </w:t>
      </w:r>
      <w:r w:rsidRPr="006615B0" w:rsidR="006615B0">
        <w:rPr>
          <w:rFonts w:ascii="Cambria" w:hAnsi="Cambria" w:eastAsia="Cambria" w:cs="Cambria"/>
          <w:color w:val="000000" w:themeColor="text1"/>
          <w:sz w:val="24"/>
          <w:szCs w:val="24"/>
        </w:rPr>
        <w:t xml:space="preserve">The solution to this problem was to print out a nozzle to better direct the stream, as well </w:t>
      </w:r>
      <w:r w:rsidR="00376A26">
        <w:rPr>
          <w:rFonts w:ascii="Cambria" w:hAnsi="Cambria" w:eastAsia="Cambria" w:cs="Cambria"/>
          <w:color w:val="000000" w:themeColor="text1"/>
          <w:sz w:val="24"/>
          <w:szCs w:val="24"/>
        </w:rPr>
        <w:t>as clamp the hose to reduce the flow and velocity of the water when it reached the nozzle.</w:t>
      </w:r>
    </w:p>
    <w:p w:rsidR="001B6206" w:rsidP="1D91FF77" w:rsidRDefault="001B6206" w14:paraId="6ABBF5BE" w14:textId="551A51C5" w14:noSpellErr="1">
      <w:pPr>
        <w:jc w:val="both"/>
        <w:rPr>
          <w:rFonts w:ascii="Cambria" w:hAnsi="Cambria" w:eastAsia="Cambria" w:cs="Cambria"/>
          <w:color w:val="000000" w:themeColor="text1" w:themeTint="FF" w:themeShade="FF"/>
          <w:sz w:val="24"/>
          <w:szCs w:val="24"/>
        </w:rPr>
      </w:pPr>
      <w:r>
        <w:rPr>
          <w:rFonts w:ascii="Cambria" w:hAnsi="Cambria" w:eastAsia="Cambria" w:cs="Cambria"/>
          <w:color w:val="000000" w:themeColor="text1"/>
          <w:sz w:val="24"/>
          <w:szCs w:val="24"/>
        </w:rPr>
        <w:tab/>
      </w:r>
      <w:r>
        <w:rPr>
          <w:rFonts w:ascii="Cambria" w:hAnsi="Cambria" w:eastAsia="Cambria" w:cs="Cambria"/>
          <w:color w:val="000000" w:themeColor="text1"/>
          <w:sz w:val="24"/>
          <w:szCs w:val="24"/>
        </w:rPr>
        <w:t>When testing this nozzle with the enclosure, another problem arose. The enclosure we made for the demonstration purposes was not sealed water tight. The pocket that was meant to act as a reservoir for the used water, leaked quite badly. To fix this problem, the pump was fully submerged in a leak proof bin, and the reservoir pocket was insulated using a garbage bag and tape. This method wasn’t ideal, however due to the time constraints it was the only quick fix the group could think of.</w:t>
      </w:r>
    </w:p>
    <w:p w:rsidR="001B6206" w:rsidP="1D91FF77" w:rsidRDefault="001B6206" w14:paraId="083A5ED1" w14:textId="391FA53F" w14:noSpellErr="1">
      <w:pPr>
        <w:ind w:firstLine="720"/>
        <w:jc w:val="both"/>
        <w:rPr>
          <w:rFonts w:ascii="Cambria" w:hAnsi="Cambria" w:eastAsia="Cambria" w:cs="Cambria"/>
          <w:color w:val="000000" w:themeColor="text1" w:themeTint="FF" w:themeShade="FF"/>
          <w:sz w:val="24"/>
          <w:szCs w:val="24"/>
        </w:rPr>
      </w:pPr>
      <w:r w:rsidRPr="1D91FF77" w:rsidR="1D91FF77">
        <w:rPr>
          <w:rFonts w:ascii="Cambria" w:hAnsi="Cambria" w:eastAsia="Cambria" w:cs="Cambria"/>
          <w:color w:val="000000" w:themeColor="text1" w:themeTint="FF" w:themeShade="FF"/>
          <w:sz w:val="24"/>
          <w:szCs w:val="24"/>
        </w:rPr>
        <w:t xml:space="preserve">The most extensive testing was done on the electrical components of the mechanism. Programming the Raspberry Pi to operate and control both stepper motors and the pump took many trials. Finding the correct timing and speed of the motors to go the correct distances proved to be quite challenging. </w:t>
      </w:r>
      <w:r w:rsidRPr="1D91FF77" w:rsidR="1D91FF77">
        <w:rPr>
          <w:rFonts w:ascii="Cambria" w:hAnsi="Cambria" w:eastAsia="Cambria" w:cs="Cambria"/>
          <w:color w:val="000000" w:themeColor="text1" w:themeTint="FF" w:themeShade="FF"/>
          <w:sz w:val="24"/>
          <w:szCs w:val="24"/>
        </w:rPr>
        <w:t xml:space="preserve">Also, the wires connected to the Raspberry Pi would come loose which would cause problems. </w:t>
      </w:r>
      <w:r w:rsidRPr="1D91FF77" w:rsidR="1D91FF77">
        <w:rPr>
          <w:rFonts w:ascii="Cambria" w:hAnsi="Cambria" w:eastAsia="Cambria" w:cs="Cambria"/>
          <w:color w:val="000000" w:themeColor="text1" w:themeTint="FF" w:themeShade="FF"/>
          <w:sz w:val="24"/>
          <w:szCs w:val="24"/>
        </w:rPr>
        <w:t>These</w:t>
      </w:r>
      <w:r w:rsidRPr="1D91FF77" w:rsidR="1D91FF77">
        <w:rPr>
          <w:rFonts w:ascii="Cambria" w:hAnsi="Cambria" w:eastAsia="Cambria" w:cs="Cambria"/>
          <w:color w:val="000000" w:themeColor="text1" w:themeTint="FF" w:themeShade="FF"/>
          <w:sz w:val="24"/>
          <w:szCs w:val="24"/>
        </w:rPr>
        <w:t xml:space="preserve"> problems</w:t>
      </w:r>
      <w:r w:rsidRPr="1D91FF77" w:rsidR="1D91FF77">
        <w:rPr>
          <w:rFonts w:ascii="Cambria" w:hAnsi="Cambria" w:eastAsia="Cambria" w:cs="Cambria"/>
          <w:color w:val="000000" w:themeColor="text1" w:themeTint="FF" w:themeShade="FF"/>
          <w:sz w:val="24"/>
          <w:szCs w:val="24"/>
        </w:rPr>
        <w:t xml:space="preserve"> just took time and patience to figure out the correct algorithm to execute the tasks the sprinkler was designed for. As with every early design, unforeseen problems arise. In the case of this mechanism however, many of the problems that came up were generally expected. From the start, the programming aspect was a point of concern, as it proved to be. </w:t>
      </w:r>
    </w:p>
    <w:p w:rsidR="001B6206" w:rsidP="44A28180" w:rsidRDefault="001B6206" w14:paraId="50EEF742" w14:textId="628ABFBD">
      <w:pPr>
        <w:jc w:val="both"/>
        <w:rPr>
          <w:rFonts w:ascii="Cambria" w:hAnsi="Cambria" w:eastAsia="Cambria" w:cs="Cambria"/>
          <w:color w:val="000000" w:themeColor="text1"/>
          <w:sz w:val="24"/>
          <w:szCs w:val="24"/>
        </w:rPr>
      </w:pPr>
    </w:p>
    <w:p w:rsidRPr="00F66244" w:rsidR="00F10B1F" w:rsidP="1D91FF77" w:rsidRDefault="00F10B1F" w14:paraId="134719A8" w14:textId="5C5A0FCF" w14:noSpellErr="1">
      <w:pPr>
        <w:jc w:val="both"/>
        <w:rPr>
          <w:rFonts w:ascii="Cambria" w:hAnsi="Cambria" w:eastAsia="Cambria" w:cs="Cambria"/>
          <w:color w:val="000000" w:themeColor="text1" w:themeTint="FF" w:themeShade="FF"/>
          <w:sz w:val="28"/>
          <w:szCs w:val="28"/>
        </w:rPr>
      </w:pPr>
      <w:r w:rsidRPr="1D91FF77" w:rsidR="1D91FF77">
        <w:rPr>
          <w:rFonts w:ascii="Cambria" w:hAnsi="Cambria" w:eastAsia="Cambria" w:cs="Cambria"/>
          <w:color w:val="000000" w:themeColor="text1" w:themeTint="FF" w:themeShade="FF"/>
          <w:sz w:val="28"/>
          <w:szCs w:val="28"/>
        </w:rPr>
        <w:t>C</w:t>
      </w:r>
      <w:r w:rsidRPr="1D91FF77" w:rsidR="1D91FF77">
        <w:rPr>
          <w:rFonts w:ascii="Cambria" w:hAnsi="Cambria" w:eastAsia="Cambria" w:cs="Cambria"/>
          <w:color w:val="000000" w:themeColor="text1" w:themeTint="FF" w:themeShade="FF"/>
          <w:sz w:val="24"/>
          <w:szCs w:val="24"/>
        </w:rPr>
        <w:t>OST</w:t>
      </w:r>
      <w:r w:rsidRPr="1D91FF77" w:rsidR="1D91FF77">
        <w:rPr>
          <w:rFonts w:ascii="Cambria" w:hAnsi="Cambria" w:eastAsia="Cambria" w:cs="Cambria"/>
          <w:color w:val="000000" w:themeColor="text1" w:themeTint="FF" w:themeShade="FF"/>
          <w:sz w:val="28"/>
          <w:szCs w:val="28"/>
        </w:rPr>
        <w:t xml:space="preserve"> A</w:t>
      </w:r>
      <w:r w:rsidRPr="1D91FF77" w:rsidR="1D91FF77">
        <w:rPr>
          <w:rFonts w:ascii="Cambria" w:hAnsi="Cambria" w:eastAsia="Cambria" w:cs="Cambria"/>
          <w:color w:val="000000" w:themeColor="text1" w:themeTint="FF" w:themeShade="FF"/>
          <w:sz w:val="24"/>
          <w:szCs w:val="24"/>
        </w:rPr>
        <w:t>NALYSIS</w:t>
      </w:r>
    </w:p>
    <w:p w:rsidR="00256A34" w:rsidP="1D91FF77" w:rsidRDefault="00952D33" w14:paraId="78ECE520" w14:textId="3DE8469B" w14:noSpellErr="1">
      <w:pPr>
        <w:jc w:val="both"/>
        <w:rPr>
          <w:rFonts w:ascii="Cambria" w:hAnsi="Cambria" w:eastAsia="Cambria" w:cs="Cambria"/>
          <w:color w:val="000000" w:themeColor="text1" w:themeTint="FF" w:themeShade="FF"/>
          <w:sz w:val="24"/>
          <w:szCs w:val="24"/>
        </w:rPr>
      </w:pPr>
      <w:r>
        <w:rPr>
          <w:rFonts w:ascii="Times New Roman" w:hAnsi="Times New Roman" w:eastAsia="Calibri" w:cs="Times New Roman"/>
          <w:color w:val="2F5496" w:themeColor="accent5" w:themeShade="BF"/>
          <w:sz w:val="24"/>
          <w:szCs w:val="24"/>
        </w:rPr>
        <w:tab/>
      </w:r>
      <w:r w:rsidRPr="51069C18">
        <w:rPr>
          <w:rFonts w:ascii="Cambria" w:hAnsi="Cambria" w:eastAsia="Cambria" w:cs="Cambria"/>
          <w:color w:val="000000" w:themeColor="text1"/>
          <w:sz w:val="24"/>
          <w:szCs w:val="24"/>
        </w:rPr>
        <w:t xml:space="preserve">The estimated overall cost of the mechanism calculated in the preliminary stages of the design was around </w:t>
      </w:r>
      <w:r w:rsidRPr="51069C18" w:rsidR="009B67E9">
        <w:rPr>
          <w:rFonts w:ascii="Cambria" w:hAnsi="Cambria" w:eastAsia="Cambria" w:cs="Cambria"/>
          <w:color w:val="000000" w:themeColor="text1"/>
          <w:sz w:val="24"/>
          <w:szCs w:val="24"/>
        </w:rPr>
        <w:t>$406</w:t>
      </w:r>
      <w:r w:rsidRPr="51069C18" w:rsidR="006B6724">
        <w:rPr>
          <w:rFonts w:ascii="Cambria" w:hAnsi="Cambria" w:eastAsia="Cambria" w:cs="Cambria"/>
          <w:color w:val="000000" w:themeColor="text1"/>
          <w:sz w:val="24"/>
          <w:szCs w:val="24"/>
        </w:rPr>
        <w:t xml:space="preserve"> CAD</w:t>
      </w:r>
      <w:r w:rsidRPr="51069C18" w:rsidR="00F9000D">
        <w:rPr>
          <w:rFonts w:ascii="Cambria" w:hAnsi="Cambria" w:eastAsia="Cambria" w:cs="Cambria"/>
          <w:color w:val="000000" w:themeColor="text1"/>
          <w:sz w:val="24"/>
          <w:szCs w:val="24"/>
        </w:rPr>
        <w:t xml:space="preserve">. In the end, the total cost came out to be </w:t>
      </w:r>
      <w:r w:rsidRPr="51069C18" w:rsidR="00661269">
        <w:rPr>
          <w:rFonts w:ascii="Cambria" w:hAnsi="Cambria" w:eastAsia="Cambria" w:cs="Cambria"/>
          <w:color w:val="000000" w:themeColor="text1"/>
          <w:sz w:val="24"/>
          <w:szCs w:val="24"/>
        </w:rPr>
        <w:t>$435.40</w:t>
      </w:r>
      <w:r w:rsidRPr="51069C18" w:rsidR="00F9000D">
        <w:rPr>
          <w:rFonts w:ascii="Cambria" w:hAnsi="Cambria" w:eastAsia="Cambria" w:cs="Cambria"/>
          <w:color w:val="000000" w:themeColor="text1"/>
          <w:sz w:val="24"/>
          <w:szCs w:val="24"/>
        </w:rPr>
        <w:t>, exceeding our original estimate.</w:t>
      </w:r>
      <w:r w:rsidRPr="51069C18" w:rsidR="00256A34">
        <w:rPr>
          <w:rFonts w:ascii="Cambria" w:hAnsi="Cambria" w:eastAsia="Cambria" w:cs="Cambria"/>
          <w:color w:val="000000" w:themeColor="text1"/>
          <w:sz w:val="24"/>
          <w:szCs w:val="24"/>
        </w:rPr>
        <w:t xml:space="preserve"> This final</w:t>
      </w:r>
      <w:r w:rsidRPr="51069C18" w:rsidR="00F9000D">
        <w:rPr>
          <w:rFonts w:ascii="Cambria" w:hAnsi="Cambria" w:eastAsia="Cambria" w:cs="Cambria"/>
          <w:color w:val="000000" w:themeColor="text1"/>
          <w:sz w:val="24"/>
          <w:szCs w:val="24"/>
        </w:rPr>
        <w:t xml:space="preserve"> cost is excluding labour and any material supplied by the University of Guelph. </w:t>
      </w:r>
    </w:p>
    <w:p w:rsidR="00952D33" w:rsidP="1D91FF77" w:rsidRDefault="006B6724" w14:paraId="3EE87D97" w14:textId="0A315450" w14:noSpellErr="1">
      <w:pPr>
        <w:ind w:firstLine="720"/>
        <w:jc w:val="both"/>
        <w:rPr>
          <w:rFonts w:ascii="Cambria" w:hAnsi="Cambria" w:eastAsia="Cambria" w:cs="Cambria"/>
          <w:color w:val="000000" w:themeColor="text1" w:themeTint="FF" w:themeShade="FF"/>
          <w:sz w:val="24"/>
          <w:szCs w:val="24"/>
        </w:rPr>
      </w:pPr>
      <w:r w:rsidRPr="1D91FF77" w:rsidR="1D91FF77">
        <w:rPr>
          <w:rFonts w:ascii="Cambria" w:hAnsi="Cambria" w:eastAsia="Cambria" w:cs="Cambria"/>
          <w:color w:val="000000" w:themeColor="text1" w:themeTint="FF" w:themeShade="FF"/>
          <w:sz w:val="24"/>
          <w:szCs w:val="24"/>
        </w:rPr>
        <w:t xml:space="preserve">Below, </w:t>
      </w:r>
      <w:r w:rsidRPr="1D91FF77" w:rsidR="1D91FF77">
        <w:rPr>
          <w:rFonts w:ascii="Cambria" w:hAnsi="Cambria" w:eastAsia="Cambria" w:cs="Cambria"/>
          <w:color w:val="000000" w:themeColor="text1" w:themeTint="FF" w:themeShade="FF"/>
          <w:sz w:val="24"/>
          <w:szCs w:val="24"/>
        </w:rPr>
        <w:t>Table 1</w:t>
      </w:r>
      <w:r w:rsidRPr="1D91FF77" w:rsidR="1D91FF77">
        <w:rPr>
          <w:rFonts w:ascii="Cambria" w:hAnsi="Cambria" w:eastAsia="Cambria" w:cs="Cambria"/>
          <w:color w:val="000000" w:themeColor="text1" w:themeTint="FF" w:themeShade="FF"/>
          <w:sz w:val="24"/>
          <w:szCs w:val="24"/>
        </w:rPr>
        <w:t xml:space="preserve"> dis</w:t>
      </w:r>
      <w:r w:rsidRPr="1D91FF77" w:rsidR="1D91FF77">
        <w:rPr>
          <w:rFonts w:ascii="Cambria" w:hAnsi="Cambria" w:eastAsia="Cambria" w:cs="Cambria"/>
          <w:color w:val="000000" w:themeColor="text1" w:themeTint="FF" w:themeShade="FF"/>
          <w:sz w:val="24"/>
          <w:szCs w:val="24"/>
        </w:rPr>
        <w:t>p</w:t>
      </w:r>
      <w:r w:rsidRPr="1D91FF77" w:rsidR="1D91FF77">
        <w:rPr>
          <w:rFonts w:ascii="Cambria" w:hAnsi="Cambria" w:eastAsia="Cambria" w:cs="Cambria"/>
          <w:color w:val="000000" w:themeColor="text1" w:themeTint="FF" w:themeShade="FF"/>
          <w:sz w:val="24"/>
          <w:szCs w:val="24"/>
        </w:rPr>
        <w:t xml:space="preserve">lays the purchased parts. </w:t>
      </w:r>
      <w:r w:rsidRPr="1D91FF77" w:rsidR="1D91FF77">
        <w:rPr>
          <w:rFonts w:ascii="Cambria" w:hAnsi="Cambria" w:eastAsia="Cambria" w:cs="Cambria"/>
          <w:color w:val="000000" w:themeColor="text1" w:themeTint="FF" w:themeShade="FF"/>
          <w:sz w:val="24"/>
          <w:szCs w:val="24"/>
        </w:rPr>
        <w:t xml:space="preserve">This cost could have been reduced however. A large purchase of this mechanism was the acrylic to construct the main housing that held the motors and Raspberry Pi. </w:t>
      </w:r>
      <w:r w:rsidRPr="1D91FF77" w:rsidR="1D91FF77">
        <w:rPr>
          <w:rFonts w:ascii="Cambria" w:hAnsi="Cambria" w:eastAsia="Cambria" w:cs="Cambria"/>
          <w:color w:val="000000" w:themeColor="text1" w:themeTint="FF" w:themeShade="FF"/>
          <w:sz w:val="24"/>
          <w:szCs w:val="24"/>
        </w:rPr>
        <w:t>The acrylic sheet purchased could have made at least 3 enclosures. Purchasing a smaller sheet would have brought the total cost down closer to the original estimate.</w:t>
      </w:r>
      <w:r w:rsidRPr="1D91FF77" w:rsidR="1D91FF77">
        <w:rPr>
          <w:rFonts w:ascii="Cambria" w:hAnsi="Cambria" w:eastAsia="Cambria" w:cs="Cambria"/>
          <w:color w:val="000000" w:themeColor="text1" w:themeTint="FF" w:themeShade="FF"/>
          <w:sz w:val="24"/>
          <w:szCs w:val="24"/>
        </w:rPr>
        <w:t xml:space="preserve"> Also, parts like the solenoid valve and the </w:t>
      </w:r>
      <w:r w:rsidRPr="1D91FF77" w:rsidR="1D91FF77">
        <w:rPr>
          <w:rFonts w:ascii="Cambria" w:hAnsi="Cambria" w:eastAsia="Cambria" w:cs="Cambria"/>
          <w:color w:val="000000" w:themeColor="text1" w:themeTint="FF" w:themeShade="FF"/>
          <w:sz w:val="24"/>
          <w:szCs w:val="24"/>
        </w:rPr>
        <w:t xml:space="preserve">moisture sensors </w:t>
      </w:r>
      <w:r w:rsidRPr="1D91FF77" w:rsidR="1D91FF77">
        <w:rPr>
          <w:rFonts w:ascii="Cambria" w:hAnsi="Cambria" w:eastAsia="Cambria" w:cs="Cambria"/>
          <w:color w:val="000000" w:themeColor="text1" w:themeTint="FF" w:themeShade="FF"/>
          <w:sz w:val="24"/>
          <w:szCs w:val="24"/>
        </w:rPr>
        <w:t>were not used in the final model.</w:t>
      </w:r>
      <w:r w:rsidRPr="1D91FF77" w:rsidR="1D91FF77">
        <w:rPr>
          <w:rFonts w:ascii="Cambria" w:hAnsi="Cambria" w:eastAsia="Cambria" w:cs="Cambria"/>
          <w:color w:val="000000" w:themeColor="text1" w:themeTint="FF" w:themeShade="FF"/>
          <w:sz w:val="24"/>
          <w:szCs w:val="24"/>
        </w:rPr>
        <w:t xml:space="preserve"> </w:t>
      </w:r>
      <w:r w:rsidRPr="1D91FF77" w:rsidR="1D91FF77">
        <w:rPr>
          <w:rFonts w:ascii="Cambria" w:hAnsi="Cambria" w:eastAsia="Cambria" w:cs="Cambria"/>
          <w:color w:val="000000" w:themeColor="text1" w:themeTint="FF" w:themeShade="FF"/>
          <w:sz w:val="24"/>
          <w:szCs w:val="24"/>
        </w:rPr>
        <w:t xml:space="preserve">There were also some things necessary to buy for the prototype that would not be required on a production model, such as the black paint bought to paint the demo box. </w:t>
      </w:r>
      <w:r w:rsidRPr="1D91FF77" w:rsidR="1D91FF77">
        <w:rPr>
          <w:rFonts w:ascii="Cambria" w:hAnsi="Cambria" w:eastAsia="Cambria" w:cs="Cambria"/>
          <w:color w:val="000000" w:themeColor="text1" w:themeTint="FF" w:themeShade="FF"/>
          <w:sz w:val="24"/>
          <w:szCs w:val="24"/>
        </w:rPr>
        <w:t>Along with most prototy</w:t>
      </w:r>
      <w:r w:rsidRPr="1D91FF77" w:rsidR="1D91FF77">
        <w:rPr>
          <w:rFonts w:ascii="Cambria" w:hAnsi="Cambria" w:eastAsia="Cambria" w:cs="Cambria"/>
          <w:color w:val="000000" w:themeColor="text1" w:themeTint="FF" w:themeShade="FF"/>
          <w:sz w:val="24"/>
          <w:szCs w:val="24"/>
        </w:rPr>
        <w:t xml:space="preserve">pes, with better planning, </w:t>
      </w:r>
      <w:r w:rsidRPr="1D91FF77" w:rsidR="1D91FF77">
        <w:rPr>
          <w:rFonts w:ascii="Cambria" w:hAnsi="Cambria" w:eastAsia="Cambria" w:cs="Cambria"/>
          <w:color w:val="000000" w:themeColor="text1" w:themeTint="FF" w:themeShade="FF"/>
          <w:sz w:val="24"/>
          <w:szCs w:val="24"/>
        </w:rPr>
        <w:t>many excessive</w:t>
      </w:r>
      <w:r w:rsidRPr="1D91FF77" w:rsidR="1D91FF77">
        <w:rPr>
          <w:rFonts w:ascii="Cambria" w:hAnsi="Cambria" w:eastAsia="Cambria" w:cs="Cambria"/>
          <w:color w:val="000000" w:themeColor="text1" w:themeTint="FF" w:themeShade="FF"/>
          <w:sz w:val="24"/>
          <w:szCs w:val="24"/>
        </w:rPr>
        <w:t xml:space="preserve"> pur</w:t>
      </w:r>
      <w:r w:rsidRPr="1D91FF77" w:rsidR="1D91FF77">
        <w:rPr>
          <w:rFonts w:ascii="Cambria" w:hAnsi="Cambria" w:eastAsia="Cambria" w:cs="Cambria"/>
          <w:color w:val="000000" w:themeColor="text1" w:themeTint="FF" w:themeShade="FF"/>
          <w:sz w:val="24"/>
          <w:szCs w:val="24"/>
        </w:rPr>
        <w:t xml:space="preserve">chases could have been avoided. Better planning would result in less wasted material which would greatly reduce the cost. With mass production, leftover materials would be reused in the construction of another unit. This means that the end price of </w:t>
      </w:r>
      <w:r w:rsidRPr="1D91FF77" w:rsidR="1D91FF77">
        <w:rPr>
          <w:rFonts w:ascii="Cambria" w:hAnsi="Cambria" w:eastAsia="Cambria" w:cs="Cambria"/>
          <w:color w:val="000000" w:themeColor="text1" w:themeTint="FF" w:themeShade="FF"/>
          <w:sz w:val="24"/>
          <w:szCs w:val="24"/>
        </w:rPr>
        <w:t>$435.40</w:t>
      </w:r>
      <w:r w:rsidRPr="1D91FF77" w:rsidR="1D91FF77">
        <w:rPr>
          <w:rFonts w:ascii="Cambria" w:hAnsi="Cambria" w:eastAsia="Cambria" w:cs="Cambria"/>
          <w:color w:val="000000" w:themeColor="text1" w:themeTint="FF" w:themeShade="FF"/>
          <w:sz w:val="24"/>
          <w:szCs w:val="24"/>
        </w:rPr>
        <w:t xml:space="preserve">, could be reduced to an approximate </w:t>
      </w:r>
      <w:r w:rsidRPr="1D91FF77" w:rsidR="1D91FF77">
        <w:rPr>
          <w:rFonts w:ascii="Cambria" w:hAnsi="Cambria" w:eastAsia="Cambria" w:cs="Cambria"/>
          <w:color w:val="000000" w:themeColor="text1" w:themeTint="FF" w:themeShade="FF"/>
          <w:sz w:val="24"/>
          <w:szCs w:val="24"/>
        </w:rPr>
        <w:t>$</w:t>
      </w:r>
      <w:r w:rsidRPr="1D91FF77" w:rsidR="1D91FF77">
        <w:rPr>
          <w:rFonts w:ascii="Cambria" w:hAnsi="Cambria" w:eastAsia="Cambria" w:cs="Cambria"/>
          <w:color w:val="000000" w:themeColor="text1" w:themeTint="FF" w:themeShade="FF"/>
          <w:sz w:val="24"/>
          <w:szCs w:val="24"/>
        </w:rPr>
        <w:t>362</w:t>
      </w:r>
      <w:r w:rsidRPr="1D91FF77" w:rsidR="1D91FF77">
        <w:rPr>
          <w:rFonts w:ascii="Cambria" w:hAnsi="Cambria" w:eastAsia="Cambria" w:cs="Cambria"/>
          <w:color w:val="000000" w:themeColor="text1" w:themeTint="FF" w:themeShade="FF"/>
          <w:sz w:val="24"/>
          <w:szCs w:val="24"/>
        </w:rPr>
        <w:t>.3</w:t>
      </w:r>
      <w:r w:rsidRPr="1D91FF77" w:rsidR="1D91FF77">
        <w:rPr>
          <w:rFonts w:ascii="Cambria" w:hAnsi="Cambria" w:eastAsia="Cambria" w:cs="Cambria"/>
          <w:color w:val="000000" w:themeColor="text1" w:themeTint="FF" w:themeShade="FF"/>
          <w:sz w:val="24"/>
          <w:szCs w:val="24"/>
        </w:rPr>
        <w:t xml:space="preserve"> per unit</w:t>
      </w:r>
      <w:r w:rsidRPr="1D91FF77" w:rsidR="1D91FF77">
        <w:rPr>
          <w:rFonts w:ascii="Cambria" w:hAnsi="Cambria" w:eastAsia="Cambria" w:cs="Cambria"/>
          <w:color w:val="000000" w:themeColor="text1" w:themeTint="FF" w:themeShade="FF"/>
          <w:sz w:val="24"/>
          <w:szCs w:val="24"/>
        </w:rPr>
        <w:t xml:space="preserve"> which </w:t>
      </w:r>
      <w:r w:rsidRPr="1D91FF77" w:rsidR="1D91FF77">
        <w:rPr>
          <w:rFonts w:ascii="Cambria" w:hAnsi="Cambria" w:eastAsia="Cambria" w:cs="Cambria"/>
          <w:color w:val="000000" w:themeColor="text1" w:themeTint="FF" w:themeShade="FF"/>
          <w:sz w:val="24"/>
          <w:szCs w:val="24"/>
        </w:rPr>
        <w:t>would be</w:t>
      </w:r>
      <w:r w:rsidRPr="1D91FF77" w:rsidR="1D91FF77">
        <w:rPr>
          <w:rFonts w:ascii="Cambria" w:hAnsi="Cambria" w:eastAsia="Cambria" w:cs="Cambria"/>
          <w:color w:val="000000" w:themeColor="text1" w:themeTint="FF" w:themeShade="FF"/>
          <w:sz w:val="24"/>
          <w:szCs w:val="24"/>
        </w:rPr>
        <w:t xml:space="preserve"> below the original estimate</w:t>
      </w:r>
      <w:r w:rsidRPr="1D91FF77" w:rsidR="1D91FF77">
        <w:rPr>
          <w:rFonts w:ascii="Cambria" w:hAnsi="Cambria" w:eastAsia="Cambria" w:cs="Cambria"/>
          <w:color w:val="000000" w:themeColor="text1" w:themeTint="FF" w:themeShade="FF"/>
          <w:sz w:val="24"/>
          <w:szCs w:val="24"/>
        </w:rPr>
        <w:t>.</w:t>
      </w:r>
    </w:p>
    <w:p w:rsidRPr="00465694" w:rsidR="00033C21" w:rsidP="00256A34" w:rsidRDefault="00033C21" w14:paraId="3103C763" w14:textId="2171E4C2">
      <w:pPr>
        <w:ind w:firstLine="720"/>
        <w:jc w:val="both"/>
        <w:rPr>
          <w:rFonts w:ascii="Cambria" w:hAnsi="Cambria" w:eastAsia="Cambria" w:cs="Cambria"/>
          <w:i/>
          <w:color w:val="000000" w:themeColor="text1"/>
          <w:sz w:val="28"/>
          <w:szCs w:val="24"/>
        </w:rPr>
      </w:pPr>
    </w:p>
    <w:p w:rsidRPr="00465694" w:rsidR="00B5771A" w:rsidP="1D91FF77" w:rsidRDefault="00C714B0" w14:paraId="5A3212A2" w14:textId="0300AF91" w14:noSpellErr="1">
      <w:pPr>
        <w:jc w:val="center"/>
        <w:rPr>
          <w:rFonts w:ascii="Cambria" w:hAnsi="Cambria" w:eastAsia="Cambria" w:cs="Cambria"/>
          <w:i w:val="1"/>
          <w:iCs w:val="1"/>
          <w:color w:val="000000" w:themeColor="text1" w:themeTint="FF" w:themeShade="FF"/>
        </w:rPr>
      </w:pPr>
      <w:r w:rsidRPr="1D91FF77" w:rsidR="1D91FF77">
        <w:rPr>
          <w:rFonts w:ascii="Cambria" w:hAnsi="Cambria" w:eastAsia="Cambria" w:cs="Cambria"/>
          <w:i w:val="1"/>
          <w:iCs w:val="1"/>
          <w:color w:val="000000" w:themeColor="text1" w:themeTint="FF" w:themeShade="FF"/>
        </w:rPr>
        <w:t>Table 1</w:t>
      </w:r>
      <w:r w:rsidRPr="1D91FF77" w:rsidR="1D91FF77">
        <w:rPr>
          <w:rFonts w:ascii="Cambria" w:hAnsi="Cambria" w:eastAsia="Cambria" w:cs="Cambria"/>
          <w:i w:val="1"/>
          <w:iCs w:val="1"/>
          <w:color w:val="000000" w:themeColor="text1" w:themeTint="FF" w:themeShade="FF"/>
        </w:rPr>
        <w:t>: Bill of Materials</w:t>
      </w:r>
    </w:p>
    <w:tbl>
      <w:tblPr>
        <w:tblW w:w="9245" w:type="dxa"/>
        <w:tblLook w:val="04A0" w:firstRow="1" w:lastRow="0" w:firstColumn="1" w:lastColumn="0" w:noHBand="0" w:noVBand="1"/>
      </w:tblPr>
      <w:tblGrid>
        <w:gridCol w:w="2636"/>
        <w:gridCol w:w="2784"/>
        <w:gridCol w:w="1910"/>
        <w:gridCol w:w="1915"/>
      </w:tblGrid>
      <w:tr w:rsidRPr="00631CC1" w:rsidR="00631CC1" w:rsidTr="1D91FF77" w14:paraId="062A0455" w14:textId="77777777">
        <w:trPr>
          <w:trHeight w:val="131"/>
        </w:trPr>
        <w:tc>
          <w:tcPr>
            <w:tcW w:w="9245" w:type="dxa"/>
            <w:gridSpan w:val="4"/>
            <w:tcBorders>
              <w:top w:val="single" w:color="auto" w:sz="4" w:space="0"/>
              <w:left w:val="single" w:color="auto" w:sz="4" w:space="0"/>
              <w:bottom w:val="single" w:color="auto" w:sz="4" w:space="0"/>
              <w:right w:val="single" w:color="auto" w:sz="4" w:space="0"/>
            </w:tcBorders>
            <w:shd w:val="clear" w:color="auto" w:fill="9BC2E6"/>
            <w:noWrap/>
            <w:tcMar/>
            <w:vAlign w:val="bottom"/>
            <w:hideMark/>
          </w:tcPr>
          <w:p w:rsidRPr="00631CC1" w:rsidR="00631CC1" w:rsidP="1D91FF77" w:rsidRDefault="00631CC1" w14:paraId="502DBFF5" w14:textId="77777777" w14:noSpellErr="1">
            <w:pPr>
              <w:spacing w:after="0" w:line="240" w:lineRule="auto"/>
              <w:jc w:val="center"/>
              <w:rPr>
                <w:rFonts w:ascii="Cambria" w:hAnsi="Cambria" w:eastAsia="Cambria" w:cs="Cambria"/>
                <w:color w:val="000000" w:themeColor="text1" w:themeTint="FF" w:themeShade="FF"/>
                <w:sz w:val="24"/>
                <w:szCs w:val="24"/>
                <w:lang w:val="en-US"/>
              </w:rPr>
            </w:pPr>
            <w:r w:rsidRPr="1D91FF77" w:rsidR="1D91FF77">
              <w:rPr>
                <w:rFonts w:ascii="Cambria" w:hAnsi="Cambria" w:eastAsia="Cambria" w:cs="Cambria"/>
                <w:color w:val="000000" w:themeColor="text1" w:themeTint="FF" w:themeShade="FF"/>
                <w:sz w:val="24"/>
                <w:szCs w:val="24"/>
                <w:lang w:val="en-US"/>
              </w:rPr>
              <w:t>Bill of Materials</w:t>
            </w:r>
          </w:p>
        </w:tc>
      </w:tr>
      <w:tr w:rsidRPr="00631CC1" w:rsidR="00631CC1" w:rsidTr="1D91FF77" w14:paraId="2DF6D364" w14:textId="77777777">
        <w:trPr>
          <w:trHeight w:val="131"/>
        </w:trPr>
        <w:tc>
          <w:tcPr>
            <w:tcW w:w="2636" w:type="dxa"/>
            <w:tcBorders>
              <w:top w:val="nil"/>
              <w:left w:val="single" w:color="auto" w:sz="4" w:space="0"/>
              <w:bottom w:val="single" w:color="auto" w:sz="4" w:space="0"/>
              <w:right w:val="single" w:color="auto" w:sz="4" w:space="0"/>
            </w:tcBorders>
            <w:shd w:val="clear" w:color="auto" w:fill="auto"/>
            <w:noWrap/>
            <w:tcMar/>
            <w:vAlign w:val="center"/>
            <w:hideMark/>
          </w:tcPr>
          <w:p w:rsidRPr="00631CC1" w:rsidR="00631CC1" w:rsidP="1D91FF77" w:rsidRDefault="00631CC1" w14:paraId="14F4DAB1" w14:textId="77777777" w14:noSpellErr="1">
            <w:pPr>
              <w:spacing w:after="0" w:line="240" w:lineRule="auto"/>
              <w:jc w:val="center"/>
              <w:rPr>
                <w:rFonts w:ascii="Cambria" w:hAnsi="Cambria" w:eastAsia="Cambria" w:cs="Cambria"/>
                <w:color w:val="000000" w:themeColor="text1" w:themeTint="FF" w:themeShade="FF"/>
                <w:sz w:val="24"/>
                <w:szCs w:val="24"/>
                <w:lang w:val="en-US"/>
              </w:rPr>
            </w:pPr>
            <w:r w:rsidRPr="1D91FF77" w:rsidR="1D91FF77">
              <w:rPr>
                <w:rFonts w:ascii="Cambria" w:hAnsi="Cambria" w:eastAsia="Cambria" w:cs="Cambria"/>
                <w:color w:val="000000" w:themeColor="text1" w:themeTint="FF" w:themeShade="FF"/>
                <w:sz w:val="24"/>
                <w:szCs w:val="24"/>
                <w:lang w:val="en-US"/>
              </w:rPr>
              <w:t>Item</w:t>
            </w:r>
          </w:p>
        </w:tc>
        <w:tc>
          <w:tcPr>
            <w:tcW w:w="2784" w:type="dxa"/>
            <w:tcBorders>
              <w:top w:val="nil"/>
              <w:left w:val="nil"/>
              <w:bottom w:val="single" w:color="auto" w:sz="4" w:space="0"/>
              <w:right w:val="single" w:color="auto" w:sz="4" w:space="0"/>
            </w:tcBorders>
            <w:shd w:val="clear" w:color="auto" w:fill="auto"/>
            <w:noWrap/>
            <w:tcMar/>
            <w:vAlign w:val="center"/>
            <w:hideMark/>
          </w:tcPr>
          <w:p w:rsidRPr="00631CC1" w:rsidR="00631CC1" w:rsidP="1D91FF77" w:rsidRDefault="00631CC1" w14:paraId="1076796B" w14:textId="77777777" w14:noSpellErr="1">
            <w:pPr>
              <w:spacing w:after="0" w:line="240" w:lineRule="auto"/>
              <w:jc w:val="center"/>
              <w:rPr>
                <w:rFonts w:ascii="Cambria" w:hAnsi="Cambria" w:eastAsia="Cambria" w:cs="Cambria"/>
                <w:color w:val="000000" w:themeColor="text1" w:themeTint="FF" w:themeShade="FF"/>
                <w:sz w:val="24"/>
                <w:szCs w:val="24"/>
                <w:lang w:val="en-US"/>
              </w:rPr>
            </w:pPr>
            <w:r w:rsidRPr="1D91FF77" w:rsidR="1D91FF77">
              <w:rPr>
                <w:rFonts w:ascii="Cambria" w:hAnsi="Cambria" w:eastAsia="Cambria" w:cs="Cambria"/>
                <w:color w:val="000000" w:themeColor="text1" w:themeTint="FF" w:themeShade="FF"/>
                <w:sz w:val="24"/>
                <w:szCs w:val="24"/>
                <w:lang w:val="en-US"/>
              </w:rPr>
              <w:t>Store</w:t>
            </w:r>
          </w:p>
        </w:tc>
        <w:tc>
          <w:tcPr>
            <w:tcW w:w="1910" w:type="dxa"/>
            <w:tcBorders>
              <w:top w:val="nil"/>
              <w:left w:val="nil"/>
              <w:bottom w:val="single" w:color="auto" w:sz="4" w:space="0"/>
              <w:right w:val="single" w:color="auto" w:sz="4" w:space="0"/>
            </w:tcBorders>
            <w:shd w:val="clear" w:color="auto" w:fill="auto"/>
            <w:noWrap/>
            <w:tcMar/>
            <w:vAlign w:val="center"/>
            <w:hideMark/>
          </w:tcPr>
          <w:p w:rsidRPr="00631CC1" w:rsidR="00631CC1" w:rsidP="1D91FF77" w:rsidRDefault="00631CC1" w14:paraId="2C1CAB6E" w14:textId="48561B70" w14:noSpellErr="1">
            <w:pPr>
              <w:spacing w:after="0" w:line="240" w:lineRule="auto"/>
              <w:jc w:val="center"/>
              <w:rPr>
                <w:rFonts w:ascii="Cambria" w:hAnsi="Cambria" w:eastAsia="Cambria" w:cs="Cambria"/>
                <w:color w:val="000000" w:themeColor="text1" w:themeTint="FF" w:themeShade="FF"/>
                <w:sz w:val="24"/>
                <w:szCs w:val="24"/>
                <w:lang w:val="en-US"/>
              </w:rPr>
            </w:pPr>
            <w:r w:rsidRPr="1D91FF77" w:rsidR="1D91FF77">
              <w:rPr>
                <w:rFonts w:ascii="Cambria" w:hAnsi="Cambria" w:eastAsia="Cambria" w:cs="Cambria"/>
                <w:color w:val="000000" w:themeColor="text1" w:themeTint="FF" w:themeShade="FF"/>
                <w:sz w:val="24"/>
                <w:szCs w:val="24"/>
                <w:lang w:val="en-US"/>
              </w:rPr>
              <w:t>Quan</w:t>
            </w:r>
            <w:r w:rsidRPr="1D91FF77" w:rsidR="1D91FF77">
              <w:rPr>
                <w:rFonts w:ascii="Cambria" w:hAnsi="Cambria" w:eastAsia="Cambria" w:cs="Cambria"/>
                <w:color w:val="000000" w:themeColor="text1" w:themeTint="FF" w:themeShade="FF"/>
                <w:sz w:val="24"/>
                <w:szCs w:val="24"/>
                <w:lang w:val="en-US"/>
              </w:rPr>
              <w:t>t</w:t>
            </w:r>
            <w:r w:rsidRPr="1D91FF77" w:rsidR="1D91FF77">
              <w:rPr>
                <w:rFonts w:ascii="Cambria" w:hAnsi="Cambria" w:eastAsia="Cambria" w:cs="Cambria"/>
                <w:color w:val="000000" w:themeColor="text1" w:themeTint="FF" w:themeShade="FF"/>
                <w:sz w:val="24"/>
                <w:szCs w:val="24"/>
                <w:lang w:val="en-US"/>
              </w:rPr>
              <w:t>ity</w:t>
            </w:r>
          </w:p>
        </w:tc>
        <w:tc>
          <w:tcPr>
            <w:tcW w:w="1915" w:type="dxa"/>
            <w:tcBorders>
              <w:top w:val="nil"/>
              <w:left w:val="nil"/>
              <w:bottom w:val="single" w:color="auto" w:sz="4" w:space="0"/>
              <w:right w:val="single" w:color="auto" w:sz="4" w:space="0"/>
            </w:tcBorders>
            <w:shd w:val="clear" w:color="auto" w:fill="auto"/>
            <w:noWrap/>
            <w:tcMar/>
            <w:vAlign w:val="center"/>
            <w:hideMark/>
          </w:tcPr>
          <w:p w:rsidRPr="00631CC1" w:rsidR="00631CC1" w:rsidP="1D91FF77" w:rsidRDefault="00631CC1" w14:paraId="62E95F38" w14:textId="77777777" w14:noSpellErr="1">
            <w:pPr>
              <w:spacing w:after="0" w:line="240" w:lineRule="auto"/>
              <w:jc w:val="center"/>
              <w:rPr>
                <w:rFonts w:ascii="Cambria" w:hAnsi="Cambria" w:eastAsia="Cambria" w:cs="Cambria"/>
                <w:color w:val="000000" w:themeColor="text1" w:themeTint="FF" w:themeShade="FF"/>
                <w:sz w:val="24"/>
                <w:szCs w:val="24"/>
                <w:lang w:val="en-US"/>
              </w:rPr>
            </w:pPr>
            <w:r w:rsidRPr="1D91FF77" w:rsidR="1D91FF77">
              <w:rPr>
                <w:rFonts w:ascii="Cambria" w:hAnsi="Cambria" w:eastAsia="Cambria" w:cs="Cambria"/>
                <w:color w:val="000000" w:themeColor="text1" w:themeTint="FF" w:themeShade="FF"/>
                <w:sz w:val="24"/>
                <w:szCs w:val="24"/>
                <w:lang w:val="en-US"/>
              </w:rPr>
              <w:t xml:space="preserve"> Price ($)</w:t>
            </w:r>
          </w:p>
        </w:tc>
      </w:tr>
      <w:tr w:rsidRPr="00631CC1" w:rsidR="00631CC1" w:rsidTr="1D91FF77" w14:paraId="16AED3C9" w14:textId="77777777">
        <w:trPr>
          <w:trHeight w:val="264"/>
        </w:trPr>
        <w:tc>
          <w:tcPr>
            <w:tcW w:w="2636" w:type="dxa"/>
            <w:tcBorders>
              <w:top w:val="nil"/>
              <w:left w:val="single" w:color="auto" w:sz="4" w:space="0"/>
              <w:bottom w:val="single" w:color="auto" w:sz="4" w:space="0"/>
              <w:right w:val="single" w:color="auto" w:sz="4" w:space="0"/>
            </w:tcBorders>
            <w:shd w:val="clear" w:color="auto" w:fill="BDD7EE"/>
            <w:tcMar/>
            <w:vAlign w:val="center"/>
            <w:hideMark/>
          </w:tcPr>
          <w:p w:rsidRPr="00631CC1" w:rsidR="00631CC1" w:rsidP="1D91FF77" w:rsidRDefault="00631CC1" w14:paraId="71187A51" w14:textId="77777777" w14:noSpellErr="1">
            <w:pPr>
              <w:spacing w:after="0" w:line="240" w:lineRule="auto"/>
              <w:jc w:val="center"/>
              <w:rPr>
                <w:rFonts w:ascii="Cambria" w:hAnsi="Cambria" w:eastAsia="Cambria" w:cs="Cambria"/>
                <w:color w:val="000000" w:themeColor="text1" w:themeTint="FF" w:themeShade="FF"/>
                <w:sz w:val="24"/>
                <w:szCs w:val="24"/>
                <w:lang w:val="en-US"/>
              </w:rPr>
            </w:pPr>
            <w:r w:rsidRPr="1D91FF77" w:rsidR="1D91FF77">
              <w:rPr>
                <w:rFonts w:ascii="Cambria" w:hAnsi="Cambria" w:eastAsia="Cambria" w:cs="Cambria"/>
                <w:color w:val="000000" w:themeColor="text1" w:themeTint="FF" w:themeShade="FF"/>
                <w:sz w:val="24"/>
                <w:szCs w:val="24"/>
                <w:lang w:val="en-US"/>
              </w:rPr>
              <w:t>Water solenoid Valve</w:t>
            </w:r>
          </w:p>
        </w:tc>
        <w:tc>
          <w:tcPr>
            <w:tcW w:w="2784" w:type="dxa"/>
            <w:vMerge w:val="restart"/>
            <w:tcBorders>
              <w:top w:val="nil"/>
              <w:left w:val="single" w:color="auto" w:sz="4" w:space="0"/>
              <w:bottom w:val="single" w:color="auto" w:sz="4" w:space="0"/>
              <w:right w:val="single" w:color="auto" w:sz="4" w:space="0"/>
            </w:tcBorders>
            <w:shd w:val="clear" w:color="auto" w:fill="BDD7EE"/>
            <w:tcMar/>
            <w:vAlign w:val="center"/>
            <w:hideMark/>
          </w:tcPr>
          <w:p w:rsidRPr="00631CC1" w:rsidR="00631CC1" w:rsidP="1D91FF77" w:rsidRDefault="00631CC1" w14:paraId="53197135" w14:textId="77777777" w14:noSpellErr="1">
            <w:pPr>
              <w:spacing w:after="0" w:line="240" w:lineRule="auto"/>
              <w:jc w:val="center"/>
              <w:rPr>
                <w:rFonts w:ascii="Cambria" w:hAnsi="Cambria" w:eastAsia="Cambria" w:cs="Cambria"/>
                <w:color w:val="000000" w:themeColor="text1" w:themeTint="FF" w:themeShade="FF"/>
                <w:sz w:val="24"/>
                <w:szCs w:val="24"/>
                <w:lang w:val="en-US"/>
              </w:rPr>
            </w:pPr>
            <w:r w:rsidRPr="1D91FF77" w:rsidR="1D91FF77">
              <w:rPr>
                <w:rFonts w:ascii="Cambria" w:hAnsi="Cambria" w:eastAsia="Cambria" w:cs="Cambria"/>
                <w:color w:val="000000" w:themeColor="text1" w:themeTint="FF" w:themeShade="FF"/>
                <w:sz w:val="24"/>
                <w:szCs w:val="24"/>
                <w:lang w:val="en-US"/>
              </w:rPr>
              <w:t>Elmwood Electronics</w:t>
            </w:r>
          </w:p>
        </w:tc>
        <w:tc>
          <w:tcPr>
            <w:tcW w:w="1910" w:type="dxa"/>
            <w:tcBorders>
              <w:top w:val="nil"/>
              <w:left w:val="nil"/>
              <w:bottom w:val="single" w:color="auto" w:sz="4" w:space="0"/>
              <w:right w:val="single" w:color="auto" w:sz="4" w:space="0"/>
            </w:tcBorders>
            <w:shd w:val="clear" w:color="auto" w:fill="BDD7EE"/>
            <w:tcMar/>
            <w:vAlign w:val="center"/>
            <w:hideMark/>
          </w:tcPr>
          <w:p w:rsidRPr="00631CC1" w:rsidR="00631CC1" w:rsidP="1D91FF77" w:rsidRDefault="00631CC1" w14:paraId="1218DACB" w14:textId="77777777">
            <w:pPr>
              <w:spacing w:after="0" w:line="240" w:lineRule="auto"/>
              <w:jc w:val="center"/>
              <w:rPr>
                <w:rFonts w:ascii="Cambria" w:hAnsi="Cambria" w:eastAsia="Cambria" w:cs="Cambria"/>
                <w:color w:val="000000" w:themeColor="text1" w:themeTint="FF" w:themeShade="FF"/>
                <w:sz w:val="24"/>
                <w:szCs w:val="24"/>
                <w:lang w:val="en-US"/>
              </w:rPr>
            </w:pPr>
            <w:r w:rsidRPr="1D91FF77" w:rsidR="1D91FF77">
              <w:rPr>
                <w:rFonts w:ascii="Cambria" w:hAnsi="Cambria" w:eastAsia="Cambria" w:cs="Cambria"/>
                <w:color w:val="000000" w:themeColor="text1" w:themeTint="FF" w:themeShade="FF"/>
                <w:sz w:val="24"/>
                <w:szCs w:val="24"/>
                <w:lang w:val="en-US"/>
              </w:rPr>
              <w:t>1</w:t>
            </w:r>
          </w:p>
        </w:tc>
        <w:tc>
          <w:tcPr>
            <w:tcW w:w="1915" w:type="dxa"/>
            <w:tcBorders>
              <w:top w:val="nil"/>
              <w:left w:val="nil"/>
              <w:bottom w:val="single" w:color="auto" w:sz="4" w:space="0"/>
              <w:right w:val="single" w:color="auto" w:sz="4" w:space="0"/>
            </w:tcBorders>
            <w:shd w:val="clear" w:color="auto" w:fill="BDD7EE"/>
            <w:tcMar/>
            <w:vAlign w:val="center"/>
            <w:hideMark/>
          </w:tcPr>
          <w:p w:rsidRPr="00631CC1" w:rsidR="00631CC1" w:rsidP="1D91FF77" w:rsidRDefault="00631CC1" w14:paraId="5E8E5DBC" w14:textId="77777777" w14:noSpellErr="1">
            <w:pPr>
              <w:spacing w:after="0" w:line="240" w:lineRule="auto"/>
              <w:jc w:val="center"/>
              <w:rPr>
                <w:rFonts w:ascii="Cambria" w:hAnsi="Cambria" w:eastAsia="Cambria" w:cs="Cambria"/>
                <w:color w:val="000000" w:themeColor="text1" w:themeTint="FF" w:themeShade="FF"/>
                <w:sz w:val="24"/>
                <w:szCs w:val="24"/>
                <w:lang w:val="en-US"/>
              </w:rPr>
            </w:pPr>
            <w:r w:rsidRPr="1D91FF77" w:rsidR="1D91FF77">
              <w:rPr>
                <w:rFonts w:ascii="Cambria" w:hAnsi="Cambria" w:eastAsia="Cambria" w:cs="Cambria"/>
                <w:color w:val="000000" w:themeColor="text1" w:themeTint="FF" w:themeShade="FF"/>
                <w:sz w:val="24"/>
                <w:szCs w:val="24"/>
                <w:lang w:val="en-US"/>
              </w:rPr>
              <w:t xml:space="preserve">$9.99 </w:t>
            </w:r>
          </w:p>
        </w:tc>
      </w:tr>
      <w:tr w:rsidRPr="00631CC1" w:rsidR="00631CC1" w:rsidTr="1D91FF77" w14:paraId="72DDA09B" w14:textId="77777777">
        <w:trPr>
          <w:trHeight w:val="264"/>
        </w:trPr>
        <w:tc>
          <w:tcPr>
            <w:tcW w:w="2636" w:type="dxa"/>
            <w:tcBorders>
              <w:top w:val="nil"/>
              <w:left w:val="single" w:color="auto" w:sz="4" w:space="0"/>
              <w:bottom w:val="single" w:color="auto" w:sz="4" w:space="0"/>
              <w:right w:val="single" w:color="auto" w:sz="4" w:space="0"/>
            </w:tcBorders>
            <w:shd w:val="clear" w:color="auto" w:fill="BDD7EE"/>
            <w:tcMar/>
            <w:vAlign w:val="center"/>
            <w:hideMark/>
          </w:tcPr>
          <w:p w:rsidRPr="00631CC1" w:rsidR="00631CC1" w:rsidP="1D91FF77" w:rsidRDefault="00631CC1" w14:paraId="4BFF7B5E" w14:textId="77777777" w14:noSpellErr="1">
            <w:pPr>
              <w:spacing w:after="0" w:line="240" w:lineRule="auto"/>
              <w:jc w:val="center"/>
              <w:rPr>
                <w:rFonts w:ascii="Cambria" w:hAnsi="Cambria" w:eastAsia="Cambria" w:cs="Cambria"/>
                <w:color w:val="000000" w:themeColor="text1" w:themeTint="FF" w:themeShade="FF"/>
                <w:sz w:val="24"/>
                <w:szCs w:val="24"/>
                <w:lang w:val="en-US"/>
              </w:rPr>
            </w:pPr>
            <w:r w:rsidRPr="1D91FF77" w:rsidR="1D91FF77">
              <w:rPr>
                <w:rFonts w:ascii="Cambria" w:hAnsi="Cambria" w:eastAsia="Cambria" w:cs="Cambria"/>
                <w:color w:val="000000" w:themeColor="text1" w:themeTint="FF" w:themeShade="FF"/>
                <w:sz w:val="24"/>
                <w:szCs w:val="24"/>
                <w:lang w:val="en-US"/>
              </w:rPr>
              <w:t>Raspberry Pi Stacking Header</w:t>
            </w:r>
          </w:p>
        </w:tc>
        <w:tc>
          <w:tcPr>
            <w:tcW w:w="2784" w:type="dxa"/>
            <w:vMerge/>
            <w:tcBorders>
              <w:top w:val="nil"/>
              <w:left w:val="single" w:color="auto" w:sz="4" w:space="0"/>
              <w:bottom w:val="single" w:color="auto" w:sz="4" w:space="0"/>
              <w:right w:val="single" w:color="auto" w:sz="4" w:space="0"/>
            </w:tcBorders>
            <w:vAlign w:val="center"/>
            <w:hideMark/>
          </w:tcPr>
          <w:p w:rsidRPr="00631CC1" w:rsidR="00631CC1" w:rsidP="00631CC1" w:rsidRDefault="00631CC1" w14:paraId="232CAB94" w14:textId="77777777">
            <w:pPr>
              <w:spacing w:after="0" w:line="240" w:lineRule="auto"/>
              <w:rPr>
                <w:rFonts w:ascii="Calibri" w:hAnsi="Calibri" w:eastAsia="Times New Roman" w:cs="Times New Roman"/>
                <w:color w:val="000000"/>
                <w:sz w:val="24"/>
                <w:szCs w:val="24"/>
                <w:lang w:val="en-US"/>
              </w:rPr>
            </w:pPr>
          </w:p>
        </w:tc>
        <w:tc>
          <w:tcPr>
            <w:tcW w:w="1910" w:type="dxa"/>
            <w:tcBorders>
              <w:top w:val="nil"/>
              <w:left w:val="nil"/>
              <w:bottom w:val="single" w:color="auto" w:sz="4" w:space="0"/>
              <w:right w:val="single" w:color="auto" w:sz="4" w:space="0"/>
            </w:tcBorders>
            <w:shd w:val="clear" w:color="auto" w:fill="BDD7EE"/>
            <w:tcMar/>
            <w:vAlign w:val="center"/>
            <w:hideMark/>
          </w:tcPr>
          <w:p w:rsidRPr="00631CC1" w:rsidR="00631CC1" w:rsidP="1D91FF77" w:rsidRDefault="00631CC1" w14:paraId="03BF0BDC" w14:textId="77777777">
            <w:pPr>
              <w:spacing w:after="0" w:line="240" w:lineRule="auto"/>
              <w:jc w:val="center"/>
              <w:rPr>
                <w:rFonts w:ascii="Cambria" w:hAnsi="Cambria" w:eastAsia="Cambria" w:cs="Cambria"/>
                <w:color w:val="000000" w:themeColor="text1" w:themeTint="FF" w:themeShade="FF"/>
                <w:sz w:val="24"/>
                <w:szCs w:val="24"/>
                <w:lang w:val="en-US"/>
              </w:rPr>
            </w:pPr>
            <w:r w:rsidRPr="1D91FF77" w:rsidR="1D91FF77">
              <w:rPr>
                <w:rFonts w:ascii="Cambria" w:hAnsi="Cambria" w:eastAsia="Cambria" w:cs="Cambria"/>
                <w:color w:val="000000" w:themeColor="text1" w:themeTint="FF" w:themeShade="FF"/>
                <w:sz w:val="24"/>
                <w:szCs w:val="24"/>
                <w:lang w:val="en-US"/>
              </w:rPr>
              <w:t>1</w:t>
            </w:r>
          </w:p>
        </w:tc>
        <w:tc>
          <w:tcPr>
            <w:tcW w:w="1915" w:type="dxa"/>
            <w:tcBorders>
              <w:top w:val="nil"/>
              <w:left w:val="nil"/>
              <w:bottom w:val="single" w:color="auto" w:sz="4" w:space="0"/>
              <w:right w:val="single" w:color="auto" w:sz="4" w:space="0"/>
            </w:tcBorders>
            <w:shd w:val="clear" w:color="auto" w:fill="BDD7EE"/>
            <w:tcMar/>
            <w:vAlign w:val="center"/>
            <w:hideMark/>
          </w:tcPr>
          <w:p w:rsidRPr="00631CC1" w:rsidR="00631CC1" w:rsidP="1D91FF77" w:rsidRDefault="00631CC1" w14:paraId="5336A826" w14:textId="77777777">
            <w:pPr>
              <w:spacing w:after="0" w:line="240" w:lineRule="auto"/>
              <w:jc w:val="center"/>
              <w:rPr>
                <w:rFonts w:ascii="Cambria" w:hAnsi="Cambria" w:eastAsia="Cambria" w:cs="Cambria"/>
                <w:color w:val="000000" w:themeColor="text1" w:themeTint="FF" w:themeShade="FF"/>
                <w:sz w:val="24"/>
                <w:szCs w:val="24"/>
                <w:lang w:val="en-US"/>
              </w:rPr>
            </w:pPr>
            <w:r w:rsidRPr="1D91FF77" w:rsidR="1D91FF77">
              <w:rPr>
                <w:rFonts w:ascii="Cambria" w:hAnsi="Cambria" w:eastAsia="Cambria" w:cs="Cambria"/>
                <w:color w:val="000000" w:themeColor="text1" w:themeTint="FF" w:themeShade="FF"/>
                <w:sz w:val="24"/>
                <w:szCs w:val="24"/>
                <w:lang w:val="en-US"/>
              </w:rPr>
              <w:t>3.99</w:t>
            </w:r>
          </w:p>
        </w:tc>
      </w:tr>
      <w:tr w:rsidRPr="00631CC1" w:rsidR="00631CC1" w:rsidTr="1D91FF77" w14:paraId="1C786EC8" w14:textId="77777777">
        <w:trPr>
          <w:trHeight w:val="264"/>
        </w:trPr>
        <w:tc>
          <w:tcPr>
            <w:tcW w:w="2636" w:type="dxa"/>
            <w:tcBorders>
              <w:top w:val="nil"/>
              <w:left w:val="single" w:color="auto" w:sz="4" w:space="0"/>
              <w:bottom w:val="single" w:color="auto" w:sz="4" w:space="0"/>
              <w:right w:val="single" w:color="auto" w:sz="4" w:space="0"/>
            </w:tcBorders>
            <w:shd w:val="clear" w:color="auto" w:fill="auto"/>
            <w:tcMar/>
            <w:vAlign w:val="center"/>
            <w:hideMark/>
          </w:tcPr>
          <w:p w:rsidRPr="00631CC1" w:rsidR="00631CC1" w:rsidP="1D91FF77" w:rsidRDefault="00631CC1" w14:paraId="3B673C3E" w14:textId="77777777" w14:noSpellErr="1">
            <w:pPr>
              <w:spacing w:after="0" w:line="240" w:lineRule="auto"/>
              <w:jc w:val="center"/>
              <w:rPr>
                <w:rFonts w:ascii="Cambria" w:hAnsi="Cambria" w:eastAsia="Cambria" w:cs="Cambria"/>
                <w:color w:val="000000" w:themeColor="text1" w:themeTint="FF" w:themeShade="FF"/>
                <w:sz w:val="24"/>
                <w:szCs w:val="24"/>
                <w:lang w:val="en-US"/>
              </w:rPr>
            </w:pPr>
            <w:r w:rsidRPr="1D91FF77" w:rsidR="1D91FF77">
              <w:rPr>
                <w:rFonts w:ascii="Cambria" w:hAnsi="Cambria" w:eastAsia="Cambria" w:cs="Cambria"/>
                <w:color w:val="000000" w:themeColor="text1" w:themeTint="FF" w:themeShade="FF"/>
                <w:sz w:val="24"/>
                <w:szCs w:val="24"/>
                <w:lang w:val="en-US"/>
              </w:rPr>
              <w:t>NEMA-17 Stepper Motor</w:t>
            </w:r>
          </w:p>
        </w:tc>
        <w:tc>
          <w:tcPr>
            <w:tcW w:w="2784" w:type="dxa"/>
            <w:tcBorders>
              <w:top w:val="nil"/>
              <w:left w:val="nil"/>
              <w:bottom w:val="single" w:color="auto" w:sz="4" w:space="0"/>
              <w:right w:val="single" w:color="auto" w:sz="4" w:space="0"/>
            </w:tcBorders>
            <w:shd w:val="clear" w:color="auto" w:fill="auto"/>
            <w:tcMar/>
            <w:vAlign w:val="center"/>
            <w:hideMark/>
          </w:tcPr>
          <w:p w:rsidRPr="00631CC1" w:rsidR="00631CC1" w:rsidP="1D91FF77" w:rsidRDefault="00631CC1" w14:paraId="027ED997" w14:textId="77777777">
            <w:pPr>
              <w:spacing w:after="0" w:line="240" w:lineRule="auto"/>
              <w:jc w:val="center"/>
              <w:rPr>
                <w:rFonts w:ascii="Cambria" w:hAnsi="Cambria" w:eastAsia="Cambria" w:cs="Cambria"/>
                <w:color w:val="000000" w:themeColor="text1" w:themeTint="FF" w:themeShade="FF"/>
                <w:sz w:val="24"/>
                <w:szCs w:val="24"/>
                <w:lang w:val="en-US"/>
              </w:rPr>
            </w:pPr>
            <w:r w:rsidRPr="1D91FF77" w:rsidR="1D91FF77">
              <w:rPr>
                <w:rFonts w:ascii="Cambria" w:hAnsi="Cambria" w:eastAsia="Cambria" w:cs="Cambria"/>
                <w:color w:val="000000" w:themeColor="text1" w:themeTint="FF" w:themeShade="FF"/>
                <w:sz w:val="24"/>
                <w:szCs w:val="24"/>
                <w:lang w:val="en-US"/>
              </w:rPr>
              <w:t xml:space="preserve">Canada </w:t>
            </w:r>
            <w:proofErr w:type="spellStart"/>
            <w:r w:rsidRPr="1D91FF77" w:rsidR="1D91FF77">
              <w:rPr>
                <w:rFonts w:ascii="Cambria" w:hAnsi="Cambria" w:eastAsia="Cambria" w:cs="Cambria"/>
                <w:color w:val="000000" w:themeColor="text1" w:themeTint="FF" w:themeShade="FF"/>
                <w:sz w:val="24"/>
                <w:szCs w:val="24"/>
                <w:lang w:val="en-US"/>
              </w:rPr>
              <w:t>Robotix</w:t>
            </w:r>
            <w:proofErr w:type="spellEnd"/>
          </w:p>
        </w:tc>
        <w:tc>
          <w:tcPr>
            <w:tcW w:w="1910" w:type="dxa"/>
            <w:tcBorders>
              <w:top w:val="nil"/>
              <w:left w:val="nil"/>
              <w:bottom w:val="single" w:color="auto" w:sz="4" w:space="0"/>
              <w:right w:val="single" w:color="auto" w:sz="4" w:space="0"/>
            </w:tcBorders>
            <w:shd w:val="clear" w:color="auto" w:fill="auto"/>
            <w:tcMar/>
            <w:vAlign w:val="center"/>
            <w:hideMark/>
          </w:tcPr>
          <w:p w:rsidRPr="00631CC1" w:rsidR="00631CC1" w:rsidP="1D91FF77" w:rsidRDefault="00631CC1" w14:paraId="576E18C5" w14:textId="77777777">
            <w:pPr>
              <w:spacing w:after="0" w:line="240" w:lineRule="auto"/>
              <w:jc w:val="center"/>
              <w:rPr>
                <w:rFonts w:ascii="Cambria" w:hAnsi="Cambria" w:eastAsia="Cambria" w:cs="Cambria"/>
                <w:color w:val="000000" w:themeColor="text1" w:themeTint="FF" w:themeShade="FF"/>
                <w:sz w:val="24"/>
                <w:szCs w:val="24"/>
                <w:lang w:val="en-US"/>
              </w:rPr>
            </w:pPr>
            <w:r w:rsidRPr="1D91FF77" w:rsidR="1D91FF77">
              <w:rPr>
                <w:rFonts w:ascii="Cambria" w:hAnsi="Cambria" w:eastAsia="Cambria" w:cs="Cambria"/>
                <w:color w:val="000000" w:themeColor="text1" w:themeTint="FF" w:themeShade="FF"/>
                <w:sz w:val="24"/>
                <w:szCs w:val="24"/>
                <w:lang w:val="en-US"/>
              </w:rPr>
              <w:t>1</w:t>
            </w:r>
          </w:p>
        </w:tc>
        <w:tc>
          <w:tcPr>
            <w:tcW w:w="1915" w:type="dxa"/>
            <w:tcBorders>
              <w:top w:val="nil"/>
              <w:left w:val="nil"/>
              <w:bottom w:val="single" w:color="auto" w:sz="4" w:space="0"/>
              <w:right w:val="single" w:color="auto" w:sz="4" w:space="0"/>
            </w:tcBorders>
            <w:shd w:val="clear" w:color="auto" w:fill="auto"/>
            <w:tcMar/>
            <w:vAlign w:val="center"/>
            <w:hideMark/>
          </w:tcPr>
          <w:p w:rsidRPr="00631CC1" w:rsidR="00631CC1" w:rsidP="1D91FF77" w:rsidRDefault="00631CC1" w14:paraId="35B93023" w14:textId="77777777">
            <w:pPr>
              <w:spacing w:after="0" w:line="240" w:lineRule="auto"/>
              <w:jc w:val="center"/>
              <w:rPr>
                <w:rFonts w:ascii="Cambria" w:hAnsi="Cambria" w:eastAsia="Cambria" w:cs="Cambria"/>
                <w:color w:val="000000" w:themeColor="text1" w:themeTint="FF" w:themeShade="FF"/>
                <w:sz w:val="24"/>
                <w:szCs w:val="24"/>
                <w:lang w:val="en-US"/>
              </w:rPr>
            </w:pPr>
            <w:r w:rsidRPr="1D91FF77" w:rsidR="1D91FF77">
              <w:rPr>
                <w:rFonts w:ascii="Cambria" w:hAnsi="Cambria" w:eastAsia="Cambria" w:cs="Cambria"/>
                <w:color w:val="000000" w:themeColor="text1" w:themeTint="FF" w:themeShade="FF"/>
                <w:sz w:val="24"/>
                <w:szCs w:val="24"/>
                <w:lang w:val="en-US"/>
              </w:rPr>
              <w:t>18.99</w:t>
            </w:r>
          </w:p>
        </w:tc>
      </w:tr>
      <w:tr w:rsidRPr="00631CC1" w:rsidR="00631CC1" w:rsidTr="1D91FF77" w14:paraId="5254C0A6" w14:textId="77777777">
        <w:trPr>
          <w:trHeight w:val="264"/>
        </w:trPr>
        <w:tc>
          <w:tcPr>
            <w:tcW w:w="2636" w:type="dxa"/>
            <w:tcBorders>
              <w:top w:val="nil"/>
              <w:left w:val="single" w:color="auto" w:sz="4" w:space="0"/>
              <w:bottom w:val="single" w:color="auto" w:sz="4" w:space="0"/>
              <w:right w:val="single" w:color="auto" w:sz="4" w:space="0"/>
            </w:tcBorders>
            <w:shd w:val="clear" w:color="auto" w:fill="9BC2E6"/>
            <w:tcMar/>
            <w:vAlign w:val="center"/>
            <w:hideMark/>
          </w:tcPr>
          <w:p w:rsidRPr="00631CC1" w:rsidR="00631CC1" w:rsidP="1D91FF77" w:rsidRDefault="00631CC1" w14:paraId="533EADBF" w14:textId="77777777" w14:noSpellErr="1">
            <w:pPr>
              <w:spacing w:after="0" w:line="240" w:lineRule="auto"/>
              <w:jc w:val="center"/>
              <w:rPr>
                <w:rFonts w:ascii="Cambria" w:hAnsi="Cambria" w:eastAsia="Cambria" w:cs="Cambria"/>
                <w:color w:val="000000" w:themeColor="text1" w:themeTint="FF" w:themeShade="FF"/>
                <w:sz w:val="24"/>
                <w:szCs w:val="24"/>
                <w:lang w:val="en-US"/>
              </w:rPr>
            </w:pPr>
            <w:r w:rsidRPr="1D91FF77" w:rsidR="1D91FF77">
              <w:rPr>
                <w:rFonts w:ascii="Cambria" w:hAnsi="Cambria" w:eastAsia="Cambria" w:cs="Cambria"/>
                <w:color w:val="000000" w:themeColor="text1" w:themeTint="FF" w:themeShade="FF"/>
                <w:sz w:val="24"/>
                <w:szCs w:val="24"/>
                <w:lang w:val="en-US"/>
              </w:rPr>
              <w:t>NEMA-23 Stepper Motor</w:t>
            </w:r>
          </w:p>
        </w:tc>
        <w:tc>
          <w:tcPr>
            <w:tcW w:w="2784" w:type="dxa"/>
            <w:vMerge w:val="restart"/>
            <w:tcBorders>
              <w:top w:val="nil"/>
              <w:left w:val="single" w:color="auto" w:sz="4" w:space="0"/>
              <w:bottom w:val="single" w:color="auto" w:sz="4" w:space="0"/>
              <w:right w:val="single" w:color="auto" w:sz="4" w:space="0"/>
            </w:tcBorders>
            <w:shd w:val="clear" w:color="auto" w:fill="9BC2E6"/>
            <w:tcMar/>
            <w:vAlign w:val="center"/>
            <w:hideMark/>
          </w:tcPr>
          <w:p w:rsidRPr="00631CC1" w:rsidR="00631CC1" w:rsidP="1D91FF77" w:rsidRDefault="00631CC1" w14:paraId="269C4FFB" w14:textId="77777777">
            <w:pPr>
              <w:spacing w:after="0" w:line="240" w:lineRule="auto"/>
              <w:jc w:val="center"/>
              <w:rPr>
                <w:rFonts w:ascii="Cambria" w:hAnsi="Cambria" w:eastAsia="Cambria" w:cs="Cambria"/>
                <w:color w:val="000000" w:themeColor="text1" w:themeTint="FF" w:themeShade="FF"/>
                <w:sz w:val="24"/>
                <w:szCs w:val="24"/>
                <w:lang w:val="en-US"/>
              </w:rPr>
            </w:pPr>
            <w:proofErr w:type="spellStart"/>
            <w:r w:rsidRPr="1D91FF77" w:rsidR="1D91FF77">
              <w:rPr>
                <w:rFonts w:ascii="Cambria" w:hAnsi="Cambria" w:eastAsia="Cambria" w:cs="Cambria"/>
                <w:color w:val="000000" w:themeColor="text1" w:themeTint="FF" w:themeShade="FF"/>
                <w:sz w:val="24"/>
                <w:szCs w:val="24"/>
                <w:lang w:val="en-US"/>
              </w:rPr>
              <w:t>Robotshop</w:t>
            </w:r>
            <w:proofErr w:type="spellEnd"/>
          </w:p>
        </w:tc>
        <w:tc>
          <w:tcPr>
            <w:tcW w:w="1910" w:type="dxa"/>
            <w:tcBorders>
              <w:top w:val="nil"/>
              <w:left w:val="nil"/>
              <w:bottom w:val="single" w:color="auto" w:sz="4" w:space="0"/>
              <w:right w:val="single" w:color="auto" w:sz="4" w:space="0"/>
            </w:tcBorders>
            <w:shd w:val="clear" w:color="auto" w:fill="9BC2E6"/>
            <w:tcMar/>
            <w:vAlign w:val="center"/>
            <w:hideMark/>
          </w:tcPr>
          <w:p w:rsidRPr="00631CC1" w:rsidR="00631CC1" w:rsidP="1D91FF77" w:rsidRDefault="00631CC1" w14:paraId="55B5109F" w14:textId="77777777">
            <w:pPr>
              <w:spacing w:after="0" w:line="240" w:lineRule="auto"/>
              <w:jc w:val="center"/>
              <w:rPr>
                <w:rFonts w:ascii="Cambria" w:hAnsi="Cambria" w:eastAsia="Cambria" w:cs="Cambria"/>
                <w:color w:val="000000" w:themeColor="text1" w:themeTint="FF" w:themeShade="FF"/>
                <w:sz w:val="24"/>
                <w:szCs w:val="24"/>
                <w:lang w:val="en-US"/>
              </w:rPr>
            </w:pPr>
            <w:r w:rsidRPr="1D91FF77" w:rsidR="1D91FF77">
              <w:rPr>
                <w:rFonts w:ascii="Cambria" w:hAnsi="Cambria" w:eastAsia="Cambria" w:cs="Cambria"/>
                <w:color w:val="000000" w:themeColor="text1" w:themeTint="FF" w:themeShade="FF"/>
                <w:sz w:val="24"/>
                <w:szCs w:val="24"/>
                <w:lang w:val="en-US"/>
              </w:rPr>
              <w:t>1</w:t>
            </w:r>
          </w:p>
        </w:tc>
        <w:tc>
          <w:tcPr>
            <w:tcW w:w="1915" w:type="dxa"/>
            <w:tcBorders>
              <w:top w:val="nil"/>
              <w:left w:val="nil"/>
              <w:bottom w:val="single" w:color="auto" w:sz="4" w:space="0"/>
              <w:right w:val="single" w:color="auto" w:sz="4" w:space="0"/>
            </w:tcBorders>
            <w:shd w:val="clear" w:color="auto" w:fill="9BC2E6"/>
            <w:tcMar/>
            <w:vAlign w:val="center"/>
            <w:hideMark/>
          </w:tcPr>
          <w:p w:rsidRPr="00631CC1" w:rsidR="00631CC1" w:rsidP="1D91FF77" w:rsidRDefault="00631CC1" w14:paraId="1E4B85B2" w14:textId="77777777">
            <w:pPr>
              <w:spacing w:after="0" w:line="240" w:lineRule="auto"/>
              <w:jc w:val="center"/>
              <w:rPr>
                <w:rFonts w:ascii="Cambria" w:hAnsi="Cambria" w:eastAsia="Cambria" w:cs="Cambria"/>
                <w:color w:val="000000" w:themeColor="text1" w:themeTint="FF" w:themeShade="FF"/>
                <w:sz w:val="24"/>
                <w:szCs w:val="24"/>
                <w:lang w:val="en-US"/>
              </w:rPr>
            </w:pPr>
            <w:r w:rsidRPr="1D91FF77" w:rsidR="1D91FF77">
              <w:rPr>
                <w:rFonts w:ascii="Cambria" w:hAnsi="Cambria" w:eastAsia="Cambria" w:cs="Cambria"/>
                <w:color w:val="000000" w:themeColor="text1" w:themeTint="FF" w:themeShade="FF"/>
                <w:sz w:val="24"/>
                <w:szCs w:val="24"/>
                <w:lang w:val="en-US"/>
              </w:rPr>
              <w:t>45.18</w:t>
            </w:r>
          </w:p>
        </w:tc>
      </w:tr>
      <w:tr w:rsidRPr="00631CC1" w:rsidR="00631CC1" w:rsidTr="1D91FF77" w14:paraId="5D027D1D" w14:textId="77777777">
        <w:trPr>
          <w:trHeight w:val="400"/>
        </w:trPr>
        <w:tc>
          <w:tcPr>
            <w:tcW w:w="2636" w:type="dxa"/>
            <w:tcBorders>
              <w:top w:val="nil"/>
              <w:left w:val="single" w:color="auto" w:sz="4" w:space="0"/>
              <w:bottom w:val="single" w:color="auto" w:sz="4" w:space="0"/>
              <w:right w:val="single" w:color="auto" w:sz="4" w:space="0"/>
            </w:tcBorders>
            <w:shd w:val="clear" w:color="auto" w:fill="9BC2E6"/>
            <w:tcMar/>
            <w:vAlign w:val="center"/>
            <w:hideMark/>
          </w:tcPr>
          <w:p w:rsidRPr="00631CC1" w:rsidR="00631CC1" w:rsidP="1D91FF77" w:rsidRDefault="00631CC1" w14:paraId="186F88FB" w14:textId="77777777" w14:noSpellErr="1">
            <w:pPr>
              <w:spacing w:after="0" w:line="240" w:lineRule="auto"/>
              <w:jc w:val="center"/>
              <w:rPr>
                <w:rFonts w:ascii="Cambria" w:hAnsi="Cambria" w:eastAsia="Cambria" w:cs="Cambria"/>
                <w:color w:val="000000" w:themeColor="text1" w:themeTint="FF" w:themeShade="FF"/>
                <w:sz w:val="24"/>
                <w:szCs w:val="24"/>
                <w:lang w:val="en-US"/>
              </w:rPr>
            </w:pPr>
            <w:r w:rsidRPr="1D91FF77" w:rsidR="1D91FF77">
              <w:rPr>
                <w:rFonts w:ascii="Cambria" w:hAnsi="Cambria" w:eastAsia="Cambria" w:cs="Cambria"/>
                <w:color w:val="000000" w:themeColor="text1" w:themeTint="FF" w:themeShade="FF"/>
                <w:sz w:val="24"/>
                <w:szCs w:val="24"/>
                <w:lang w:val="en-US"/>
              </w:rPr>
              <w:t>Stepper Motor Hat for Raspberry Pi</w:t>
            </w:r>
          </w:p>
        </w:tc>
        <w:tc>
          <w:tcPr>
            <w:tcW w:w="2784" w:type="dxa"/>
            <w:vMerge/>
            <w:tcBorders>
              <w:top w:val="nil"/>
              <w:left w:val="single" w:color="auto" w:sz="4" w:space="0"/>
              <w:bottom w:val="single" w:color="auto" w:sz="4" w:space="0"/>
              <w:right w:val="single" w:color="auto" w:sz="4" w:space="0"/>
            </w:tcBorders>
            <w:vAlign w:val="center"/>
            <w:hideMark/>
          </w:tcPr>
          <w:p w:rsidRPr="00631CC1" w:rsidR="00631CC1" w:rsidP="00631CC1" w:rsidRDefault="00631CC1" w14:paraId="09E6D583" w14:textId="77777777">
            <w:pPr>
              <w:spacing w:after="0" w:line="240" w:lineRule="auto"/>
              <w:rPr>
                <w:rFonts w:ascii="Calibri" w:hAnsi="Calibri" w:eastAsia="Times New Roman" w:cs="Times New Roman"/>
                <w:color w:val="000000"/>
                <w:sz w:val="24"/>
                <w:szCs w:val="24"/>
                <w:lang w:val="en-US"/>
              </w:rPr>
            </w:pPr>
          </w:p>
        </w:tc>
        <w:tc>
          <w:tcPr>
            <w:tcW w:w="1910" w:type="dxa"/>
            <w:tcBorders>
              <w:top w:val="nil"/>
              <w:left w:val="nil"/>
              <w:bottom w:val="single" w:color="auto" w:sz="4" w:space="0"/>
              <w:right w:val="single" w:color="auto" w:sz="4" w:space="0"/>
            </w:tcBorders>
            <w:shd w:val="clear" w:color="auto" w:fill="9BC2E6"/>
            <w:tcMar/>
            <w:vAlign w:val="center"/>
            <w:hideMark/>
          </w:tcPr>
          <w:p w:rsidRPr="00631CC1" w:rsidR="00631CC1" w:rsidP="1D91FF77" w:rsidRDefault="00631CC1" w14:paraId="7799AB46" w14:textId="77777777">
            <w:pPr>
              <w:spacing w:after="0" w:line="240" w:lineRule="auto"/>
              <w:jc w:val="center"/>
              <w:rPr>
                <w:rFonts w:ascii="Cambria" w:hAnsi="Cambria" w:eastAsia="Cambria" w:cs="Cambria"/>
                <w:color w:val="000000" w:themeColor="text1" w:themeTint="FF" w:themeShade="FF"/>
                <w:sz w:val="24"/>
                <w:szCs w:val="24"/>
                <w:lang w:val="en-US"/>
              </w:rPr>
            </w:pPr>
            <w:r w:rsidRPr="1D91FF77" w:rsidR="1D91FF77">
              <w:rPr>
                <w:rFonts w:ascii="Cambria" w:hAnsi="Cambria" w:eastAsia="Cambria" w:cs="Cambria"/>
                <w:color w:val="000000" w:themeColor="text1" w:themeTint="FF" w:themeShade="FF"/>
                <w:sz w:val="24"/>
                <w:szCs w:val="24"/>
                <w:lang w:val="en-US"/>
              </w:rPr>
              <w:t>1</w:t>
            </w:r>
          </w:p>
        </w:tc>
        <w:tc>
          <w:tcPr>
            <w:tcW w:w="1915" w:type="dxa"/>
            <w:tcBorders>
              <w:top w:val="nil"/>
              <w:left w:val="nil"/>
              <w:bottom w:val="single" w:color="auto" w:sz="4" w:space="0"/>
              <w:right w:val="single" w:color="auto" w:sz="4" w:space="0"/>
            </w:tcBorders>
            <w:shd w:val="clear" w:color="auto" w:fill="9BC2E6"/>
            <w:tcMar/>
            <w:vAlign w:val="center"/>
            <w:hideMark/>
          </w:tcPr>
          <w:p w:rsidRPr="00631CC1" w:rsidR="00631CC1" w:rsidP="1D91FF77" w:rsidRDefault="00631CC1" w14:paraId="5D4C8E78" w14:textId="77777777">
            <w:pPr>
              <w:spacing w:after="0" w:line="240" w:lineRule="auto"/>
              <w:jc w:val="center"/>
              <w:rPr>
                <w:rFonts w:ascii="Cambria" w:hAnsi="Cambria" w:eastAsia="Cambria" w:cs="Cambria"/>
                <w:color w:val="000000" w:themeColor="text1" w:themeTint="FF" w:themeShade="FF"/>
                <w:sz w:val="24"/>
                <w:szCs w:val="24"/>
                <w:lang w:val="en-US"/>
              </w:rPr>
            </w:pPr>
            <w:r w:rsidRPr="1D91FF77" w:rsidR="1D91FF77">
              <w:rPr>
                <w:rFonts w:ascii="Cambria" w:hAnsi="Cambria" w:eastAsia="Cambria" w:cs="Cambria"/>
                <w:color w:val="000000" w:themeColor="text1" w:themeTint="FF" w:themeShade="FF"/>
                <w:sz w:val="24"/>
                <w:szCs w:val="24"/>
                <w:lang w:val="en-US"/>
              </w:rPr>
              <w:t>27.69</w:t>
            </w:r>
          </w:p>
        </w:tc>
      </w:tr>
      <w:tr w:rsidRPr="00631CC1" w:rsidR="00631CC1" w:rsidTr="1D91FF77" w14:paraId="32369CB0" w14:textId="77777777">
        <w:trPr>
          <w:trHeight w:val="264"/>
        </w:trPr>
        <w:tc>
          <w:tcPr>
            <w:tcW w:w="2636" w:type="dxa"/>
            <w:tcBorders>
              <w:top w:val="nil"/>
              <w:left w:val="single" w:color="auto" w:sz="4" w:space="0"/>
              <w:bottom w:val="single" w:color="auto" w:sz="4" w:space="0"/>
              <w:right w:val="single" w:color="auto" w:sz="4" w:space="0"/>
            </w:tcBorders>
            <w:shd w:val="clear" w:color="auto" w:fill="auto"/>
            <w:tcMar/>
            <w:vAlign w:val="center"/>
            <w:hideMark/>
          </w:tcPr>
          <w:p w:rsidRPr="00631CC1" w:rsidR="00631CC1" w:rsidP="1D91FF77" w:rsidRDefault="00631CC1" w14:paraId="4386B47A" w14:textId="77777777" w14:noSpellErr="1">
            <w:pPr>
              <w:spacing w:after="0" w:line="240" w:lineRule="auto"/>
              <w:jc w:val="center"/>
              <w:rPr>
                <w:rFonts w:ascii="Cambria" w:hAnsi="Cambria" w:eastAsia="Cambria" w:cs="Cambria"/>
                <w:color w:val="000000" w:themeColor="text1" w:themeTint="FF" w:themeShade="FF"/>
                <w:sz w:val="24"/>
                <w:szCs w:val="24"/>
                <w:lang w:val="en-US"/>
              </w:rPr>
            </w:pPr>
            <w:r w:rsidRPr="1D91FF77" w:rsidR="1D91FF77">
              <w:rPr>
                <w:rFonts w:ascii="Cambria" w:hAnsi="Cambria" w:eastAsia="Cambria" w:cs="Cambria"/>
                <w:color w:val="000000" w:themeColor="text1" w:themeTint="FF" w:themeShade="FF"/>
                <w:sz w:val="24"/>
                <w:szCs w:val="24"/>
                <w:lang w:val="en-US"/>
              </w:rPr>
              <w:t>4ft 1/4" Rack Gear</w:t>
            </w:r>
          </w:p>
        </w:tc>
        <w:tc>
          <w:tcPr>
            <w:tcW w:w="2784" w:type="dxa"/>
            <w:vMerge w:val="restart"/>
            <w:tcBorders>
              <w:top w:val="nil"/>
              <w:left w:val="single" w:color="auto" w:sz="4" w:space="0"/>
              <w:bottom w:val="single" w:color="auto" w:sz="4" w:space="0"/>
              <w:right w:val="single" w:color="auto" w:sz="4" w:space="0"/>
            </w:tcBorders>
            <w:shd w:val="clear" w:color="auto" w:fill="auto"/>
            <w:tcMar/>
            <w:vAlign w:val="center"/>
            <w:hideMark/>
          </w:tcPr>
          <w:p w:rsidRPr="00631CC1" w:rsidR="00631CC1" w:rsidP="1D91FF77" w:rsidRDefault="00631CC1" w14:paraId="21C6783A" w14:textId="77777777">
            <w:pPr>
              <w:spacing w:after="0" w:line="240" w:lineRule="auto"/>
              <w:jc w:val="center"/>
              <w:rPr>
                <w:rFonts w:ascii="Cambria" w:hAnsi="Cambria" w:eastAsia="Cambria" w:cs="Cambria"/>
                <w:color w:val="000000" w:themeColor="text1" w:themeTint="FF" w:themeShade="FF"/>
                <w:sz w:val="24"/>
                <w:szCs w:val="24"/>
                <w:lang w:val="en-US"/>
              </w:rPr>
            </w:pPr>
            <w:r w:rsidRPr="1D91FF77" w:rsidR="1D91FF77">
              <w:rPr>
                <w:rFonts w:ascii="Cambria" w:hAnsi="Cambria" w:eastAsia="Cambria" w:cs="Cambria"/>
                <w:color w:val="000000" w:themeColor="text1" w:themeTint="FF" w:themeShade="FF"/>
                <w:sz w:val="24"/>
                <w:szCs w:val="24"/>
                <w:lang w:val="en-US"/>
              </w:rPr>
              <w:t xml:space="preserve">McMaster </w:t>
            </w:r>
            <w:proofErr w:type="spellStart"/>
            <w:r w:rsidRPr="1D91FF77" w:rsidR="1D91FF77">
              <w:rPr>
                <w:rFonts w:ascii="Cambria" w:hAnsi="Cambria" w:eastAsia="Cambria" w:cs="Cambria"/>
                <w:color w:val="000000" w:themeColor="text1" w:themeTint="FF" w:themeShade="FF"/>
                <w:sz w:val="24"/>
                <w:szCs w:val="24"/>
                <w:lang w:val="en-US"/>
              </w:rPr>
              <w:t>Carr</w:t>
            </w:r>
            <w:proofErr w:type="spellEnd"/>
          </w:p>
        </w:tc>
        <w:tc>
          <w:tcPr>
            <w:tcW w:w="1910" w:type="dxa"/>
            <w:tcBorders>
              <w:top w:val="nil"/>
              <w:left w:val="nil"/>
              <w:bottom w:val="single" w:color="auto" w:sz="4" w:space="0"/>
              <w:right w:val="single" w:color="auto" w:sz="4" w:space="0"/>
            </w:tcBorders>
            <w:shd w:val="clear" w:color="auto" w:fill="auto"/>
            <w:tcMar/>
            <w:vAlign w:val="center"/>
            <w:hideMark/>
          </w:tcPr>
          <w:p w:rsidRPr="00631CC1" w:rsidR="00631CC1" w:rsidP="1D91FF77" w:rsidRDefault="00631CC1" w14:paraId="55FEFC9F" w14:textId="77777777">
            <w:pPr>
              <w:spacing w:after="0" w:line="240" w:lineRule="auto"/>
              <w:jc w:val="center"/>
              <w:rPr>
                <w:rFonts w:ascii="Cambria" w:hAnsi="Cambria" w:eastAsia="Cambria" w:cs="Cambria"/>
                <w:color w:val="000000" w:themeColor="text1" w:themeTint="FF" w:themeShade="FF"/>
                <w:sz w:val="24"/>
                <w:szCs w:val="24"/>
                <w:lang w:val="en-US"/>
              </w:rPr>
            </w:pPr>
            <w:r w:rsidRPr="1D91FF77" w:rsidR="1D91FF77">
              <w:rPr>
                <w:rFonts w:ascii="Cambria" w:hAnsi="Cambria" w:eastAsia="Cambria" w:cs="Cambria"/>
                <w:color w:val="000000" w:themeColor="text1" w:themeTint="FF" w:themeShade="FF"/>
                <w:sz w:val="24"/>
                <w:szCs w:val="24"/>
                <w:lang w:val="en-US"/>
              </w:rPr>
              <w:t>1</w:t>
            </w:r>
          </w:p>
        </w:tc>
        <w:tc>
          <w:tcPr>
            <w:tcW w:w="1915" w:type="dxa"/>
            <w:tcBorders>
              <w:top w:val="nil"/>
              <w:left w:val="nil"/>
              <w:bottom w:val="single" w:color="auto" w:sz="4" w:space="0"/>
              <w:right w:val="single" w:color="auto" w:sz="4" w:space="0"/>
            </w:tcBorders>
            <w:shd w:val="clear" w:color="auto" w:fill="auto"/>
            <w:tcMar/>
            <w:vAlign w:val="center"/>
            <w:hideMark/>
          </w:tcPr>
          <w:p w:rsidRPr="00631CC1" w:rsidR="00631CC1" w:rsidP="1D91FF77" w:rsidRDefault="00631CC1" w14:paraId="322E3867" w14:textId="77777777">
            <w:pPr>
              <w:spacing w:after="0" w:line="240" w:lineRule="auto"/>
              <w:jc w:val="center"/>
              <w:rPr>
                <w:rFonts w:ascii="Cambria" w:hAnsi="Cambria" w:eastAsia="Cambria" w:cs="Cambria"/>
                <w:color w:val="000000" w:themeColor="text1" w:themeTint="FF" w:themeShade="FF"/>
                <w:sz w:val="24"/>
                <w:szCs w:val="24"/>
                <w:lang w:val="en-US"/>
              </w:rPr>
            </w:pPr>
            <w:r w:rsidRPr="1D91FF77" w:rsidR="1D91FF77">
              <w:rPr>
                <w:rFonts w:ascii="Cambria" w:hAnsi="Cambria" w:eastAsia="Cambria" w:cs="Cambria"/>
                <w:color w:val="000000" w:themeColor="text1" w:themeTint="FF" w:themeShade="FF"/>
                <w:sz w:val="24"/>
                <w:szCs w:val="24"/>
                <w:lang w:val="en-US"/>
              </w:rPr>
              <w:t>39.23</w:t>
            </w:r>
          </w:p>
        </w:tc>
      </w:tr>
      <w:tr w:rsidRPr="00631CC1" w:rsidR="00631CC1" w:rsidTr="1D91FF77" w14:paraId="14DCA5B0" w14:textId="77777777">
        <w:trPr>
          <w:trHeight w:val="264"/>
        </w:trPr>
        <w:tc>
          <w:tcPr>
            <w:tcW w:w="2636" w:type="dxa"/>
            <w:tcBorders>
              <w:top w:val="nil"/>
              <w:left w:val="single" w:color="auto" w:sz="4" w:space="0"/>
              <w:bottom w:val="single" w:color="auto" w:sz="4" w:space="0"/>
              <w:right w:val="single" w:color="auto" w:sz="4" w:space="0"/>
            </w:tcBorders>
            <w:shd w:val="clear" w:color="auto" w:fill="auto"/>
            <w:tcMar/>
            <w:vAlign w:val="center"/>
            <w:hideMark/>
          </w:tcPr>
          <w:p w:rsidRPr="00631CC1" w:rsidR="00631CC1" w:rsidP="1D91FF77" w:rsidRDefault="00631CC1" w14:paraId="7425DA89" w14:textId="77777777" w14:noSpellErr="1">
            <w:pPr>
              <w:spacing w:after="0" w:line="240" w:lineRule="auto"/>
              <w:jc w:val="center"/>
              <w:rPr>
                <w:rFonts w:ascii="Cambria" w:hAnsi="Cambria" w:eastAsia="Cambria" w:cs="Cambria"/>
                <w:color w:val="000000" w:themeColor="text1" w:themeTint="FF" w:themeShade="FF"/>
                <w:sz w:val="24"/>
                <w:szCs w:val="24"/>
                <w:lang w:val="en-US"/>
              </w:rPr>
            </w:pPr>
            <w:r w:rsidRPr="1D91FF77" w:rsidR="1D91FF77">
              <w:rPr>
                <w:rFonts w:ascii="Cambria" w:hAnsi="Cambria" w:eastAsia="Cambria" w:cs="Cambria"/>
                <w:color w:val="000000" w:themeColor="text1" w:themeTint="FF" w:themeShade="FF"/>
                <w:sz w:val="24"/>
                <w:szCs w:val="24"/>
                <w:lang w:val="en-US"/>
              </w:rPr>
              <w:t>15 Tooth Pinion Gear</w:t>
            </w:r>
          </w:p>
        </w:tc>
        <w:tc>
          <w:tcPr>
            <w:tcW w:w="2784" w:type="dxa"/>
            <w:vMerge/>
            <w:tcBorders>
              <w:top w:val="nil"/>
              <w:left w:val="single" w:color="auto" w:sz="4" w:space="0"/>
              <w:bottom w:val="single" w:color="auto" w:sz="4" w:space="0"/>
              <w:right w:val="single" w:color="auto" w:sz="4" w:space="0"/>
            </w:tcBorders>
            <w:vAlign w:val="center"/>
            <w:hideMark/>
          </w:tcPr>
          <w:p w:rsidRPr="00631CC1" w:rsidR="00631CC1" w:rsidP="00631CC1" w:rsidRDefault="00631CC1" w14:paraId="6B3DA85D" w14:textId="77777777">
            <w:pPr>
              <w:spacing w:after="0" w:line="240" w:lineRule="auto"/>
              <w:rPr>
                <w:rFonts w:ascii="Calibri" w:hAnsi="Calibri" w:eastAsia="Times New Roman" w:cs="Times New Roman"/>
                <w:color w:val="000000"/>
                <w:sz w:val="24"/>
                <w:szCs w:val="24"/>
                <w:lang w:val="en-US"/>
              </w:rPr>
            </w:pPr>
          </w:p>
        </w:tc>
        <w:tc>
          <w:tcPr>
            <w:tcW w:w="1910" w:type="dxa"/>
            <w:tcBorders>
              <w:top w:val="nil"/>
              <w:left w:val="nil"/>
              <w:bottom w:val="single" w:color="auto" w:sz="4" w:space="0"/>
              <w:right w:val="single" w:color="auto" w:sz="4" w:space="0"/>
            </w:tcBorders>
            <w:shd w:val="clear" w:color="auto" w:fill="auto"/>
            <w:tcMar/>
            <w:vAlign w:val="center"/>
            <w:hideMark/>
          </w:tcPr>
          <w:p w:rsidRPr="00631CC1" w:rsidR="00631CC1" w:rsidP="1D91FF77" w:rsidRDefault="00631CC1" w14:paraId="3770D585" w14:textId="77777777">
            <w:pPr>
              <w:spacing w:after="0" w:line="240" w:lineRule="auto"/>
              <w:jc w:val="center"/>
              <w:rPr>
                <w:rFonts w:ascii="Cambria" w:hAnsi="Cambria" w:eastAsia="Cambria" w:cs="Cambria"/>
                <w:color w:val="000000" w:themeColor="text1" w:themeTint="FF" w:themeShade="FF"/>
                <w:sz w:val="24"/>
                <w:szCs w:val="24"/>
                <w:lang w:val="en-US"/>
              </w:rPr>
            </w:pPr>
            <w:r w:rsidRPr="1D91FF77" w:rsidR="1D91FF77">
              <w:rPr>
                <w:rFonts w:ascii="Cambria" w:hAnsi="Cambria" w:eastAsia="Cambria" w:cs="Cambria"/>
                <w:color w:val="000000" w:themeColor="text1" w:themeTint="FF" w:themeShade="FF"/>
                <w:sz w:val="24"/>
                <w:szCs w:val="24"/>
                <w:lang w:val="en-US"/>
              </w:rPr>
              <w:t>1</w:t>
            </w:r>
          </w:p>
        </w:tc>
        <w:tc>
          <w:tcPr>
            <w:tcW w:w="1915" w:type="dxa"/>
            <w:tcBorders>
              <w:top w:val="nil"/>
              <w:left w:val="nil"/>
              <w:bottom w:val="single" w:color="auto" w:sz="4" w:space="0"/>
              <w:right w:val="single" w:color="auto" w:sz="4" w:space="0"/>
            </w:tcBorders>
            <w:shd w:val="clear" w:color="auto" w:fill="auto"/>
            <w:tcMar/>
            <w:vAlign w:val="center"/>
            <w:hideMark/>
          </w:tcPr>
          <w:p w:rsidRPr="00631CC1" w:rsidR="00631CC1" w:rsidP="1D91FF77" w:rsidRDefault="00631CC1" w14:paraId="7EBC3225" w14:textId="77777777">
            <w:pPr>
              <w:spacing w:after="0" w:line="240" w:lineRule="auto"/>
              <w:jc w:val="center"/>
              <w:rPr>
                <w:rFonts w:ascii="Cambria" w:hAnsi="Cambria" w:eastAsia="Cambria" w:cs="Cambria"/>
                <w:color w:val="000000" w:themeColor="text1" w:themeTint="FF" w:themeShade="FF"/>
                <w:sz w:val="24"/>
                <w:szCs w:val="24"/>
                <w:lang w:val="en-US"/>
              </w:rPr>
            </w:pPr>
            <w:r w:rsidRPr="1D91FF77" w:rsidR="1D91FF77">
              <w:rPr>
                <w:rFonts w:ascii="Cambria" w:hAnsi="Cambria" w:eastAsia="Cambria" w:cs="Cambria"/>
                <w:color w:val="000000" w:themeColor="text1" w:themeTint="FF" w:themeShade="FF"/>
                <w:sz w:val="24"/>
                <w:szCs w:val="24"/>
                <w:lang w:val="en-US"/>
              </w:rPr>
              <w:t>43.47</w:t>
            </w:r>
          </w:p>
        </w:tc>
      </w:tr>
      <w:tr w:rsidRPr="00631CC1" w:rsidR="00631CC1" w:rsidTr="1D91FF77" w14:paraId="4AF42235" w14:textId="77777777">
        <w:trPr>
          <w:trHeight w:val="264"/>
        </w:trPr>
        <w:tc>
          <w:tcPr>
            <w:tcW w:w="2636" w:type="dxa"/>
            <w:tcBorders>
              <w:top w:val="nil"/>
              <w:left w:val="single" w:color="auto" w:sz="4" w:space="0"/>
              <w:bottom w:val="single" w:color="auto" w:sz="4" w:space="0"/>
              <w:right w:val="single" w:color="auto" w:sz="4" w:space="0"/>
            </w:tcBorders>
            <w:shd w:val="clear" w:color="auto" w:fill="9BC2E6"/>
            <w:tcMar/>
            <w:vAlign w:val="center"/>
            <w:hideMark/>
          </w:tcPr>
          <w:p w:rsidRPr="00631CC1" w:rsidR="00631CC1" w:rsidP="1D91FF77" w:rsidRDefault="00631CC1" w14:paraId="6FCD084F" w14:textId="77777777" w14:noSpellErr="1">
            <w:pPr>
              <w:spacing w:after="0" w:line="240" w:lineRule="auto"/>
              <w:jc w:val="center"/>
              <w:rPr>
                <w:rFonts w:ascii="Cambria" w:hAnsi="Cambria" w:eastAsia="Cambria" w:cs="Cambria"/>
                <w:color w:val="000000" w:themeColor="text1" w:themeTint="FF" w:themeShade="FF"/>
                <w:sz w:val="24"/>
                <w:szCs w:val="24"/>
                <w:lang w:val="en-US"/>
              </w:rPr>
            </w:pPr>
            <w:r w:rsidRPr="1D91FF77" w:rsidR="1D91FF77">
              <w:rPr>
                <w:rFonts w:ascii="Cambria" w:hAnsi="Cambria" w:eastAsia="Cambria" w:cs="Cambria"/>
                <w:color w:val="000000" w:themeColor="text1" w:themeTint="FF" w:themeShade="FF"/>
                <w:sz w:val="24"/>
                <w:szCs w:val="24"/>
                <w:lang w:val="en-US"/>
              </w:rPr>
              <w:t>12V Brushless DC Water Pump</w:t>
            </w:r>
          </w:p>
        </w:tc>
        <w:tc>
          <w:tcPr>
            <w:tcW w:w="2784" w:type="dxa"/>
            <w:vMerge w:val="restart"/>
            <w:tcBorders>
              <w:top w:val="nil"/>
              <w:left w:val="single" w:color="auto" w:sz="4" w:space="0"/>
              <w:bottom w:val="single" w:color="auto" w:sz="4" w:space="0"/>
              <w:right w:val="single" w:color="auto" w:sz="4" w:space="0"/>
            </w:tcBorders>
            <w:shd w:val="clear" w:color="auto" w:fill="9BC2E6"/>
            <w:tcMar/>
            <w:vAlign w:val="center"/>
            <w:hideMark/>
          </w:tcPr>
          <w:p w:rsidRPr="00631CC1" w:rsidR="00631CC1" w:rsidP="1D91FF77" w:rsidRDefault="00631CC1" w14:paraId="27C4A175" w14:textId="77777777" w14:noSpellErr="1">
            <w:pPr>
              <w:spacing w:after="0" w:line="240" w:lineRule="auto"/>
              <w:jc w:val="center"/>
              <w:rPr>
                <w:rFonts w:ascii="Cambria" w:hAnsi="Cambria" w:eastAsia="Cambria" w:cs="Cambria"/>
                <w:color w:val="000000" w:themeColor="text1" w:themeTint="FF" w:themeShade="FF"/>
                <w:sz w:val="24"/>
                <w:szCs w:val="24"/>
                <w:lang w:val="en-US"/>
              </w:rPr>
            </w:pPr>
            <w:r w:rsidRPr="1D91FF77" w:rsidR="1D91FF77">
              <w:rPr>
                <w:rFonts w:ascii="Cambria" w:hAnsi="Cambria" w:eastAsia="Cambria" w:cs="Cambria"/>
                <w:color w:val="000000" w:themeColor="text1" w:themeTint="FF" w:themeShade="FF"/>
                <w:sz w:val="24"/>
                <w:szCs w:val="24"/>
                <w:lang w:val="en-US"/>
              </w:rPr>
              <w:t>Amazon</w:t>
            </w:r>
          </w:p>
        </w:tc>
        <w:tc>
          <w:tcPr>
            <w:tcW w:w="1910" w:type="dxa"/>
            <w:tcBorders>
              <w:top w:val="nil"/>
              <w:left w:val="nil"/>
              <w:bottom w:val="single" w:color="auto" w:sz="4" w:space="0"/>
              <w:right w:val="single" w:color="auto" w:sz="4" w:space="0"/>
            </w:tcBorders>
            <w:shd w:val="clear" w:color="auto" w:fill="9BC2E6"/>
            <w:tcMar/>
            <w:vAlign w:val="center"/>
            <w:hideMark/>
          </w:tcPr>
          <w:p w:rsidRPr="00631CC1" w:rsidR="00631CC1" w:rsidP="1D91FF77" w:rsidRDefault="00631CC1" w14:paraId="3D72C891" w14:textId="77777777">
            <w:pPr>
              <w:spacing w:after="0" w:line="240" w:lineRule="auto"/>
              <w:jc w:val="center"/>
              <w:rPr>
                <w:rFonts w:ascii="Cambria" w:hAnsi="Cambria" w:eastAsia="Cambria" w:cs="Cambria"/>
                <w:color w:val="000000" w:themeColor="text1" w:themeTint="FF" w:themeShade="FF"/>
                <w:sz w:val="24"/>
                <w:szCs w:val="24"/>
                <w:lang w:val="en-US"/>
              </w:rPr>
            </w:pPr>
            <w:r w:rsidRPr="1D91FF77" w:rsidR="1D91FF77">
              <w:rPr>
                <w:rFonts w:ascii="Cambria" w:hAnsi="Cambria" w:eastAsia="Cambria" w:cs="Cambria"/>
                <w:color w:val="000000" w:themeColor="text1" w:themeTint="FF" w:themeShade="FF"/>
                <w:sz w:val="24"/>
                <w:szCs w:val="24"/>
                <w:lang w:val="en-US"/>
              </w:rPr>
              <w:t>1</w:t>
            </w:r>
          </w:p>
        </w:tc>
        <w:tc>
          <w:tcPr>
            <w:tcW w:w="1915" w:type="dxa"/>
            <w:tcBorders>
              <w:top w:val="nil"/>
              <w:left w:val="nil"/>
              <w:bottom w:val="single" w:color="auto" w:sz="4" w:space="0"/>
              <w:right w:val="single" w:color="auto" w:sz="4" w:space="0"/>
            </w:tcBorders>
            <w:shd w:val="clear" w:color="auto" w:fill="9BC2E6"/>
            <w:tcMar/>
            <w:vAlign w:val="center"/>
            <w:hideMark/>
          </w:tcPr>
          <w:p w:rsidRPr="00631CC1" w:rsidR="00631CC1" w:rsidP="1D91FF77" w:rsidRDefault="00631CC1" w14:paraId="77852BF4" w14:textId="77777777">
            <w:pPr>
              <w:spacing w:after="0" w:line="240" w:lineRule="auto"/>
              <w:jc w:val="center"/>
              <w:rPr>
                <w:rFonts w:ascii="Cambria" w:hAnsi="Cambria" w:eastAsia="Cambria" w:cs="Cambria"/>
                <w:color w:val="000000" w:themeColor="text1" w:themeTint="FF" w:themeShade="FF"/>
                <w:sz w:val="24"/>
                <w:szCs w:val="24"/>
                <w:lang w:val="en-US"/>
              </w:rPr>
            </w:pPr>
            <w:r w:rsidRPr="1D91FF77" w:rsidR="1D91FF77">
              <w:rPr>
                <w:rFonts w:ascii="Cambria" w:hAnsi="Cambria" w:eastAsia="Cambria" w:cs="Cambria"/>
                <w:color w:val="000000" w:themeColor="text1" w:themeTint="FF" w:themeShade="FF"/>
                <w:sz w:val="24"/>
                <w:szCs w:val="24"/>
                <w:lang w:val="en-US"/>
              </w:rPr>
              <w:t>18.99</w:t>
            </w:r>
          </w:p>
        </w:tc>
      </w:tr>
      <w:tr w:rsidRPr="00631CC1" w:rsidR="00631CC1" w:rsidTr="1D91FF77" w14:paraId="7F4F063D" w14:textId="77777777">
        <w:trPr>
          <w:trHeight w:val="264"/>
        </w:trPr>
        <w:tc>
          <w:tcPr>
            <w:tcW w:w="2636" w:type="dxa"/>
            <w:tcBorders>
              <w:top w:val="nil"/>
              <w:left w:val="single" w:color="auto" w:sz="4" w:space="0"/>
              <w:bottom w:val="single" w:color="auto" w:sz="4" w:space="0"/>
              <w:right w:val="single" w:color="auto" w:sz="4" w:space="0"/>
            </w:tcBorders>
            <w:shd w:val="clear" w:color="auto" w:fill="9BC2E6"/>
            <w:tcMar/>
            <w:vAlign w:val="center"/>
            <w:hideMark/>
          </w:tcPr>
          <w:p w:rsidRPr="00631CC1" w:rsidR="00631CC1" w:rsidP="1D91FF77" w:rsidRDefault="00631CC1" w14:paraId="12D11AC2" w14:textId="77777777" w14:noSpellErr="1">
            <w:pPr>
              <w:spacing w:after="0" w:line="240" w:lineRule="auto"/>
              <w:jc w:val="center"/>
              <w:rPr>
                <w:rFonts w:ascii="Cambria" w:hAnsi="Cambria" w:eastAsia="Cambria" w:cs="Cambria"/>
                <w:color w:val="000000" w:themeColor="text1" w:themeTint="FF" w:themeShade="FF"/>
                <w:sz w:val="24"/>
                <w:szCs w:val="24"/>
                <w:lang w:val="en-US"/>
              </w:rPr>
            </w:pPr>
            <w:r w:rsidRPr="1D91FF77" w:rsidR="1D91FF77">
              <w:rPr>
                <w:rFonts w:ascii="Cambria" w:hAnsi="Cambria" w:eastAsia="Cambria" w:cs="Cambria"/>
                <w:color w:val="000000" w:themeColor="text1" w:themeTint="FF" w:themeShade="FF"/>
                <w:sz w:val="24"/>
                <w:szCs w:val="24"/>
                <w:lang w:val="en-US"/>
              </w:rPr>
              <w:t>Fel-Pro Gasket Material</w:t>
            </w:r>
          </w:p>
        </w:tc>
        <w:tc>
          <w:tcPr>
            <w:tcW w:w="2784" w:type="dxa"/>
            <w:vMerge/>
            <w:tcBorders>
              <w:top w:val="nil"/>
              <w:left w:val="single" w:color="auto" w:sz="4" w:space="0"/>
              <w:bottom w:val="single" w:color="auto" w:sz="4" w:space="0"/>
              <w:right w:val="single" w:color="auto" w:sz="4" w:space="0"/>
            </w:tcBorders>
            <w:vAlign w:val="center"/>
            <w:hideMark/>
          </w:tcPr>
          <w:p w:rsidRPr="00631CC1" w:rsidR="00631CC1" w:rsidP="00631CC1" w:rsidRDefault="00631CC1" w14:paraId="7AFC2D3C" w14:textId="77777777">
            <w:pPr>
              <w:spacing w:after="0" w:line="240" w:lineRule="auto"/>
              <w:rPr>
                <w:rFonts w:ascii="Calibri" w:hAnsi="Calibri" w:eastAsia="Times New Roman" w:cs="Times New Roman"/>
                <w:color w:val="000000"/>
                <w:sz w:val="24"/>
                <w:szCs w:val="24"/>
                <w:lang w:val="en-US"/>
              </w:rPr>
            </w:pPr>
          </w:p>
        </w:tc>
        <w:tc>
          <w:tcPr>
            <w:tcW w:w="1910" w:type="dxa"/>
            <w:tcBorders>
              <w:top w:val="nil"/>
              <w:left w:val="nil"/>
              <w:bottom w:val="single" w:color="auto" w:sz="4" w:space="0"/>
              <w:right w:val="single" w:color="auto" w:sz="4" w:space="0"/>
            </w:tcBorders>
            <w:shd w:val="clear" w:color="auto" w:fill="9BC2E6"/>
            <w:tcMar/>
            <w:vAlign w:val="center"/>
            <w:hideMark/>
          </w:tcPr>
          <w:p w:rsidRPr="00631CC1" w:rsidR="00631CC1" w:rsidP="1D91FF77" w:rsidRDefault="00631CC1" w14:paraId="37604FCF" w14:textId="77777777">
            <w:pPr>
              <w:spacing w:after="0" w:line="240" w:lineRule="auto"/>
              <w:jc w:val="center"/>
              <w:rPr>
                <w:rFonts w:ascii="Cambria" w:hAnsi="Cambria" w:eastAsia="Cambria" w:cs="Cambria"/>
                <w:color w:val="000000" w:themeColor="text1" w:themeTint="FF" w:themeShade="FF"/>
                <w:sz w:val="24"/>
                <w:szCs w:val="24"/>
                <w:lang w:val="en-US"/>
              </w:rPr>
            </w:pPr>
            <w:r w:rsidRPr="1D91FF77" w:rsidR="1D91FF77">
              <w:rPr>
                <w:rFonts w:ascii="Cambria" w:hAnsi="Cambria" w:eastAsia="Cambria" w:cs="Cambria"/>
                <w:color w:val="000000" w:themeColor="text1" w:themeTint="FF" w:themeShade="FF"/>
                <w:sz w:val="24"/>
                <w:szCs w:val="24"/>
                <w:lang w:val="en-US"/>
              </w:rPr>
              <w:t>1</w:t>
            </w:r>
          </w:p>
        </w:tc>
        <w:tc>
          <w:tcPr>
            <w:tcW w:w="1915" w:type="dxa"/>
            <w:tcBorders>
              <w:top w:val="nil"/>
              <w:left w:val="nil"/>
              <w:bottom w:val="single" w:color="auto" w:sz="4" w:space="0"/>
              <w:right w:val="single" w:color="auto" w:sz="4" w:space="0"/>
            </w:tcBorders>
            <w:shd w:val="clear" w:color="auto" w:fill="9BC2E6"/>
            <w:tcMar/>
            <w:vAlign w:val="center"/>
            <w:hideMark/>
          </w:tcPr>
          <w:p w:rsidRPr="00631CC1" w:rsidR="00631CC1" w:rsidP="1D91FF77" w:rsidRDefault="00631CC1" w14:paraId="04E2792A" w14:textId="77777777">
            <w:pPr>
              <w:spacing w:after="0" w:line="240" w:lineRule="auto"/>
              <w:jc w:val="center"/>
              <w:rPr>
                <w:rFonts w:ascii="Cambria" w:hAnsi="Cambria" w:eastAsia="Cambria" w:cs="Cambria"/>
                <w:color w:val="000000" w:themeColor="text1" w:themeTint="FF" w:themeShade="FF"/>
                <w:sz w:val="24"/>
                <w:szCs w:val="24"/>
                <w:lang w:val="en-US"/>
              </w:rPr>
            </w:pPr>
            <w:r w:rsidRPr="1D91FF77" w:rsidR="1D91FF77">
              <w:rPr>
                <w:rFonts w:ascii="Cambria" w:hAnsi="Cambria" w:eastAsia="Cambria" w:cs="Cambria"/>
                <w:color w:val="000000" w:themeColor="text1" w:themeTint="FF" w:themeShade="FF"/>
                <w:sz w:val="24"/>
                <w:szCs w:val="24"/>
                <w:lang w:val="en-US"/>
              </w:rPr>
              <w:t>11.09</w:t>
            </w:r>
          </w:p>
        </w:tc>
      </w:tr>
      <w:tr w:rsidRPr="00631CC1" w:rsidR="00631CC1" w:rsidTr="1D91FF77" w14:paraId="78308824" w14:textId="77777777">
        <w:trPr>
          <w:trHeight w:val="131"/>
        </w:trPr>
        <w:tc>
          <w:tcPr>
            <w:tcW w:w="2636" w:type="dxa"/>
            <w:tcBorders>
              <w:top w:val="nil"/>
              <w:left w:val="single" w:color="auto" w:sz="4" w:space="0"/>
              <w:bottom w:val="single" w:color="auto" w:sz="4" w:space="0"/>
              <w:right w:val="single" w:color="auto" w:sz="4" w:space="0"/>
            </w:tcBorders>
            <w:shd w:val="clear" w:color="auto" w:fill="9BC2E6"/>
            <w:tcMar/>
            <w:vAlign w:val="center"/>
            <w:hideMark/>
          </w:tcPr>
          <w:p w:rsidRPr="00631CC1" w:rsidR="00631CC1" w:rsidP="1D91FF77" w:rsidRDefault="00631CC1" w14:paraId="15AF4507" w14:textId="77777777" w14:noSpellErr="1">
            <w:pPr>
              <w:spacing w:after="0" w:line="240" w:lineRule="auto"/>
              <w:jc w:val="center"/>
              <w:rPr>
                <w:rFonts w:ascii="Cambria" w:hAnsi="Cambria" w:eastAsia="Cambria" w:cs="Cambria"/>
                <w:color w:val="000000" w:themeColor="text1" w:themeTint="FF" w:themeShade="FF"/>
                <w:sz w:val="24"/>
                <w:szCs w:val="24"/>
                <w:lang w:val="en-US"/>
              </w:rPr>
            </w:pPr>
            <w:r w:rsidRPr="1D91FF77" w:rsidR="1D91FF77">
              <w:rPr>
                <w:rFonts w:ascii="Cambria" w:hAnsi="Cambria" w:eastAsia="Cambria" w:cs="Cambria"/>
                <w:color w:val="000000" w:themeColor="text1" w:themeTint="FF" w:themeShade="FF"/>
                <w:sz w:val="24"/>
                <w:szCs w:val="24"/>
                <w:lang w:val="en-US"/>
              </w:rPr>
              <w:t xml:space="preserve">USB Controller </w:t>
            </w:r>
          </w:p>
        </w:tc>
        <w:tc>
          <w:tcPr>
            <w:tcW w:w="2784" w:type="dxa"/>
            <w:vMerge/>
            <w:tcBorders>
              <w:top w:val="nil"/>
              <w:left w:val="single" w:color="auto" w:sz="4" w:space="0"/>
              <w:bottom w:val="single" w:color="auto" w:sz="4" w:space="0"/>
              <w:right w:val="single" w:color="auto" w:sz="4" w:space="0"/>
            </w:tcBorders>
            <w:vAlign w:val="center"/>
            <w:hideMark/>
          </w:tcPr>
          <w:p w:rsidRPr="00631CC1" w:rsidR="00631CC1" w:rsidP="00631CC1" w:rsidRDefault="00631CC1" w14:paraId="7FF7E28C" w14:textId="77777777">
            <w:pPr>
              <w:spacing w:after="0" w:line="240" w:lineRule="auto"/>
              <w:rPr>
                <w:rFonts w:ascii="Calibri" w:hAnsi="Calibri" w:eastAsia="Times New Roman" w:cs="Times New Roman"/>
                <w:color w:val="000000"/>
                <w:sz w:val="24"/>
                <w:szCs w:val="24"/>
                <w:lang w:val="en-US"/>
              </w:rPr>
            </w:pPr>
          </w:p>
        </w:tc>
        <w:tc>
          <w:tcPr>
            <w:tcW w:w="1910" w:type="dxa"/>
            <w:tcBorders>
              <w:top w:val="nil"/>
              <w:left w:val="nil"/>
              <w:bottom w:val="single" w:color="auto" w:sz="4" w:space="0"/>
              <w:right w:val="single" w:color="auto" w:sz="4" w:space="0"/>
            </w:tcBorders>
            <w:shd w:val="clear" w:color="auto" w:fill="9BC2E6"/>
            <w:tcMar/>
            <w:vAlign w:val="center"/>
            <w:hideMark/>
          </w:tcPr>
          <w:p w:rsidRPr="00631CC1" w:rsidR="00631CC1" w:rsidP="1D91FF77" w:rsidRDefault="00631CC1" w14:paraId="63BB2039" w14:textId="77777777">
            <w:pPr>
              <w:spacing w:after="0" w:line="240" w:lineRule="auto"/>
              <w:jc w:val="center"/>
              <w:rPr>
                <w:rFonts w:ascii="Cambria" w:hAnsi="Cambria" w:eastAsia="Cambria" w:cs="Cambria"/>
                <w:color w:val="000000" w:themeColor="text1" w:themeTint="FF" w:themeShade="FF"/>
                <w:sz w:val="24"/>
                <w:szCs w:val="24"/>
                <w:lang w:val="en-US"/>
              </w:rPr>
            </w:pPr>
            <w:r w:rsidRPr="1D91FF77" w:rsidR="1D91FF77">
              <w:rPr>
                <w:rFonts w:ascii="Cambria" w:hAnsi="Cambria" w:eastAsia="Cambria" w:cs="Cambria"/>
                <w:color w:val="000000" w:themeColor="text1" w:themeTint="FF" w:themeShade="FF"/>
                <w:sz w:val="24"/>
                <w:szCs w:val="24"/>
                <w:lang w:val="en-US"/>
              </w:rPr>
              <w:t>1</w:t>
            </w:r>
          </w:p>
        </w:tc>
        <w:tc>
          <w:tcPr>
            <w:tcW w:w="1915" w:type="dxa"/>
            <w:tcBorders>
              <w:top w:val="nil"/>
              <w:left w:val="nil"/>
              <w:bottom w:val="single" w:color="auto" w:sz="4" w:space="0"/>
              <w:right w:val="single" w:color="auto" w:sz="4" w:space="0"/>
            </w:tcBorders>
            <w:shd w:val="clear" w:color="auto" w:fill="9BC2E6"/>
            <w:tcMar/>
            <w:vAlign w:val="center"/>
            <w:hideMark/>
          </w:tcPr>
          <w:p w:rsidRPr="00631CC1" w:rsidR="00631CC1" w:rsidP="1D91FF77" w:rsidRDefault="00631CC1" w14:paraId="1CD02538" w14:textId="77777777">
            <w:pPr>
              <w:spacing w:after="0" w:line="240" w:lineRule="auto"/>
              <w:jc w:val="center"/>
              <w:rPr>
                <w:rFonts w:ascii="Cambria" w:hAnsi="Cambria" w:eastAsia="Cambria" w:cs="Cambria"/>
                <w:color w:val="000000" w:themeColor="text1" w:themeTint="FF" w:themeShade="FF"/>
                <w:sz w:val="24"/>
                <w:szCs w:val="24"/>
                <w:lang w:val="en-US"/>
              </w:rPr>
            </w:pPr>
            <w:r w:rsidRPr="1D91FF77" w:rsidR="1D91FF77">
              <w:rPr>
                <w:rFonts w:ascii="Cambria" w:hAnsi="Cambria" w:eastAsia="Cambria" w:cs="Cambria"/>
                <w:color w:val="000000" w:themeColor="text1" w:themeTint="FF" w:themeShade="FF"/>
                <w:sz w:val="24"/>
                <w:szCs w:val="24"/>
                <w:lang w:val="en-US"/>
              </w:rPr>
              <w:t>19.99</w:t>
            </w:r>
          </w:p>
        </w:tc>
      </w:tr>
      <w:tr w:rsidRPr="00631CC1" w:rsidR="00631CC1" w:rsidTr="1D91FF77" w14:paraId="7D7B375A" w14:textId="77777777">
        <w:trPr>
          <w:trHeight w:val="264"/>
        </w:trPr>
        <w:tc>
          <w:tcPr>
            <w:tcW w:w="2636" w:type="dxa"/>
            <w:tcBorders>
              <w:top w:val="nil"/>
              <w:left w:val="single" w:color="auto" w:sz="4" w:space="0"/>
              <w:bottom w:val="single" w:color="auto" w:sz="4" w:space="0"/>
              <w:right w:val="single" w:color="auto" w:sz="4" w:space="0"/>
            </w:tcBorders>
            <w:shd w:val="clear" w:color="auto" w:fill="9BC2E6"/>
            <w:tcMar/>
            <w:vAlign w:val="center"/>
            <w:hideMark/>
          </w:tcPr>
          <w:p w:rsidRPr="00631CC1" w:rsidR="00631CC1" w:rsidP="1D91FF77" w:rsidRDefault="00631CC1" w14:paraId="78E3D31F" w14:textId="77777777" w14:noSpellErr="1">
            <w:pPr>
              <w:spacing w:after="0" w:line="240" w:lineRule="auto"/>
              <w:jc w:val="center"/>
              <w:rPr>
                <w:rFonts w:ascii="Cambria" w:hAnsi="Cambria" w:eastAsia="Cambria" w:cs="Cambria"/>
                <w:color w:val="000000" w:themeColor="text1" w:themeTint="FF" w:themeShade="FF"/>
                <w:sz w:val="24"/>
                <w:szCs w:val="24"/>
                <w:lang w:val="en-US"/>
              </w:rPr>
            </w:pPr>
            <w:r w:rsidRPr="1D91FF77" w:rsidR="1D91FF77">
              <w:rPr>
                <w:rFonts w:ascii="Cambria" w:hAnsi="Cambria" w:eastAsia="Cambria" w:cs="Cambria"/>
                <w:color w:val="000000" w:themeColor="text1" w:themeTint="FF" w:themeShade="FF"/>
                <w:sz w:val="24"/>
                <w:szCs w:val="24"/>
                <w:lang w:val="en-US"/>
              </w:rPr>
              <w:t>Soil Moisture Sensor</w:t>
            </w:r>
          </w:p>
        </w:tc>
        <w:tc>
          <w:tcPr>
            <w:tcW w:w="2784" w:type="dxa"/>
            <w:vMerge/>
            <w:tcBorders>
              <w:top w:val="nil"/>
              <w:left w:val="single" w:color="auto" w:sz="4" w:space="0"/>
              <w:bottom w:val="single" w:color="auto" w:sz="4" w:space="0"/>
              <w:right w:val="single" w:color="auto" w:sz="4" w:space="0"/>
            </w:tcBorders>
            <w:vAlign w:val="center"/>
            <w:hideMark/>
          </w:tcPr>
          <w:p w:rsidRPr="00631CC1" w:rsidR="00631CC1" w:rsidP="00631CC1" w:rsidRDefault="00631CC1" w14:paraId="57274AD1" w14:textId="77777777">
            <w:pPr>
              <w:spacing w:after="0" w:line="240" w:lineRule="auto"/>
              <w:rPr>
                <w:rFonts w:ascii="Calibri" w:hAnsi="Calibri" w:eastAsia="Times New Roman" w:cs="Times New Roman"/>
                <w:color w:val="000000"/>
                <w:sz w:val="24"/>
                <w:szCs w:val="24"/>
                <w:lang w:val="en-US"/>
              </w:rPr>
            </w:pPr>
          </w:p>
        </w:tc>
        <w:tc>
          <w:tcPr>
            <w:tcW w:w="1910" w:type="dxa"/>
            <w:tcBorders>
              <w:top w:val="nil"/>
              <w:left w:val="nil"/>
              <w:bottom w:val="single" w:color="auto" w:sz="4" w:space="0"/>
              <w:right w:val="single" w:color="auto" w:sz="4" w:space="0"/>
            </w:tcBorders>
            <w:shd w:val="clear" w:color="auto" w:fill="9BC2E6"/>
            <w:tcMar/>
            <w:vAlign w:val="center"/>
            <w:hideMark/>
          </w:tcPr>
          <w:p w:rsidRPr="00631CC1" w:rsidR="00631CC1" w:rsidP="1D91FF77" w:rsidRDefault="00631CC1" w14:paraId="196E05D3" w14:textId="77777777">
            <w:pPr>
              <w:spacing w:after="0" w:line="240" w:lineRule="auto"/>
              <w:jc w:val="center"/>
              <w:rPr>
                <w:rFonts w:ascii="Cambria" w:hAnsi="Cambria" w:eastAsia="Cambria" w:cs="Cambria"/>
                <w:color w:val="000000" w:themeColor="text1" w:themeTint="FF" w:themeShade="FF"/>
                <w:sz w:val="24"/>
                <w:szCs w:val="24"/>
                <w:lang w:val="en-US"/>
              </w:rPr>
            </w:pPr>
            <w:r w:rsidRPr="1D91FF77" w:rsidR="1D91FF77">
              <w:rPr>
                <w:rFonts w:ascii="Cambria" w:hAnsi="Cambria" w:eastAsia="Cambria" w:cs="Cambria"/>
                <w:color w:val="000000" w:themeColor="text1" w:themeTint="FF" w:themeShade="FF"/>
                <w:sz w:val="24"/>
                <w:szCs w:val="24"/>
                <w:lang w:val="en-US"/>
              </w:rPr>
              <w:t>1</w:t>
            </w:r>
          </w:p>
        </w:tc>
        <w:tc>
          <w:tcPr>
            <w:tcW w:w="1915" w:type="dxa"/>
            <w:tcBorders>
              <w:top w:val="nil"/>
              <w:left w:val="nil"/>
              <w:bottom w:val="single" w:color="auto" w:sz="4" w:space="0"/>
              <w:right w:val="single" w:color="auto" w:sz="4" w:space="0"/>
            </w:tcBorders>
            <w:shd w:val="clear" w:color="auto" w:fill="9BC2E6"/>
            <w:tcMar/>
            <w:vAlign w:val="center"/>
            <w:hideMark/>
          </w:tcPr>
          <w:p w:rsidRPr="00631CC1" w:rsidR="00631CC1" w:rsidP="1D91FF77" w:rsidRDefault="00631CC1" w14:paraId="2CE23796" w14:textId="77777777">
            <w:pPr>
              <w:spacing w:after="0" w:line="240" w:lineRule="auto"/>
              <w:jc w:val="center"/>
              <w:rPr>
                <w:rFonts w:ascii="Cambria" w:hAnsi="Cambria" w:eastAsia="Cambria" w:cs="Cambria"/>
                <w:color w:val="000000" w:themeColor="text1" w:themeTint="FF" w:themeShade="FF"/>
                <w:sz w:val="24"/>
                <w:szCs w:val="24"/>
                <w:lang w:val="en-US"/>
              </w:rPr>
            </w:pPr>
            <w:r w:rsidRPr="1D91FF77" w:rsidR="1D91FF77">
              <w:rPr>
                <w:rFonts w:ascii="Cambria" w:hAnsi="Cambria" w:eastAsia="Cambria" w:cs="Cambria"/>
                <w:color w:val="000000" w:themeColor="text1" w:themeTint="FF" w:themeShade="FF"/>
                <w:sz w:val="24"/>
                <w:szCs w:val="24"/>
                <w:lang w:val="en-US"/>
              </w:rPr>
              <w:t>8.98</w:t>
            </w:r>
          </w:p>
        </w:tc>
      </w:tr>
      <w:tr w:rsidRPr="00631CC1" w:rsidR="00631CC1" w:rsidTr="1D91FF77" w14:paraId="0C983AEF" w14:textId="77777777">
        <w:trPr>
          <w:trHeight w:val="131"/>
        </w:trPr>
        <w:tc>
          <w:tcPr>
            <w:tcW w:w="2636" w:type="dxa"/>
            <w:tcBorders>
              <w:top w:val="nil"/>
              <w:left w:val="single" w:color="auto" w:sz="4" w:space="0"/>
              <w:bottom w:val="single" w:color="auto" w:sz="4" w:space="0"/>
              <w:right w:val="single" w:color="auto" w:sz="4" w:space="0"/>
            </w:tcBorders>
            <w:shd w:val="clear" w:color="auto" w:fill="auto"/>
            <w:tcMar/>
            <w:vAlign w:val="center"/>
            <w:hideMark/>
          </w:tcPr>
          <w:p w:rsidRPr="00631CC1" w:rsidR="00631CC1" w:rsidP="1D91FF77" w:rsidRDefault="00631CC1" w14:paraId="7B076AEF" w14:textId="77777777" w14:noSpellErr="1">
            <w:pPr>
              <w:spacing w:after="0" w:line="240" w:lineRule="auto"/>
              <w:jc w:val="center"/>
              <w:rPr>
                <w:rFonts w:ascii="Cambria" w:hAnsi="Cambria" w:eastAsia="Cambria" w:cs="Cambria"/>
                <w:color w:val="000000" w:themeColor="text1" w:themeTint="FF" w:themeShade="FF"/>
                <w:sz w:val="24"/>
                <w:szCs w:val="24"/>
                <w:lang w:val="en-US"/>
              </w:rPr>
            </w:pPr>
            <w:r w:rsidRPr="1D91FF77" w:rsidR="1D91FF77">
              <w:rPr>
                <w:rFonts w:ascii="Cambria" w:hAnsi="Cambria" w:eastAsia="Cambria" w:cs="Cambria"/>
                <w:color w:val="000000" w:themeColor="text1" w:themeTint="FF" w:themeShade="FF"/>
                <w:sz w:val="24"/>
                <w:szCs w:val="24"/>
                <w:lang w:val="en-US"/>
              </w:rPr>
              <w:t>Hose Clamps</w:t>
            </w:r>
          </w:p>
        </w:tc>
        <w:tc>
          <w:tcPr>
            <w:tcW w:w="2784" w:type="dxa"/>
            <w:vMerge w:val="restart"/>
            <w:tcBorders>
              <w:top w:val="nil"/>
              <w:left w:val="single" w:color="auto" w:sz="4" w:space="0"/>
              <w:bottom w:val="single" w:color="auto" w:sz="4" w:space="0"/>
              <w:right w:val="single" w:color="auto" w:sz="4" w:space="0"/>
            </w:tcBorders>
            <w:shd w:val="clear" w:color="auto" w:fill="auto"/>
            <w:tcMar/>
            <w:vAlign w:val="center"/>
            <w:hideMark/>
          </w:tcPr>
          <w:p w:rsidRPr="00631CC1" w:rsidR="00631CC1" w:rsidP="1D91FF77" w:rsidRDefault="00631CC1" w14:paraId="669E3ABF" w14:textId="77777777" w14:noSpellErr="1">
            <w:pPr>
              <w:spacing w:after="0" w:line="240" w:lineRule="auto"/>
              <w:jc w:val="center"/>
              <w:rPr>
                <w:rFonts w:ascii="Cambria" w:hAnsi="Cambria" w:eastAsia="Cambria" w:cs="Cambria"/>
                <w:color w:val="000000" w:themeColor="text1" w:themeTint="FF" w:themeShade="FF"/>
                <w:sz w:val="24"/>
                <w:szCs w:val="24"/>
                <w:lang w:val="en-US"/>
              </w:rPr>
            </w:pPr>
            <w:r w:rsidRPr="1D91FF77" w:rsidR="1D91FF77">
              <w:rPr>
                <w:rFonts w:ascii="Cambria" w:hAnsi="Cambria" w:eastAsia="Cambria" w:cs="Cambria"/>
                <w:color w:val="000000" w:themeColor="text1" w:themeTint="FF" w:themeShade="FF"/>
                <w:sz w:val="24"/>
                <w:szCs w:val="24"/>
                <w:lang w:val="en-US"/>
              </w:rPr>
              <w:t>Home Depot</w:t>
            </w:r>
          </w:p>
        </w:tc>
        <w:tc>
          <w:tcPr>
            <w:tcW w:w="1910" w:type="dxa"/>
            <w:tcBorders>
              <w:top w:val="nil"/>
              <w:left w:val="nil"/>
              <w:bottom w:val="single" w:color="auto" w:sz="4" w:space="0"/>
              <w:right w:val="single" w:color="auto" w:sz="4" w:space="0"/>
            </w:tcBorders>
            <w:shd w:val="clear" w:color="auto" w:fill="auto"/>
            <w:tcMar/>
            <w:vAlign w:val="center"/>
            <w:hideMark/>
          </w:tcPr>
          <w:p w:rsidRPr="00631CC1" w:rsidR="00631CC1" w:rsidP="1D91FF77" w:rsidRDefault="00631CC1" w14:paraId="5F40AF31" w14:textId="77777777">
            <w:pPr>
              <w:spacing w:after="0" w:line="240" w:lineRule="auto"/>
              <w:jc w:val="center"/>
              <w:rPr>
                <w:rFonts w:ascii="Cambria" w:hAnsi="Cambria" w:eastAsia="Cambria" w:cs="Cambria"/>
                <w:color w:val="000000" w:themeColor="text1" w:themeTint="FF" w:themeShade="FF"/>
                <w:sz w:val="24"/>
                <w:szCs w:val="24"/>
                <w:lang w:val="en-US"/>
              </w:rPr>
            </w:pPr>
            <w:r w:rsidRPr="1D91FF77" w:rsidR="1D91FF77">
              <w:rPr>
                <w:rFonts w:ascii="Cambria" w:hAnsi="Cambria" w:eastAsia="Cambria" w:cs="Cambria"/>
                <w:color w:val="000000" w:themeColor="text1" w:themeTint="FF" w:themeShade="FF"/>
                <w:sz w:val="24"/>
                <w:szCs w:val="24"/>
                <w:lang w:val="en-US"/>
              </w:rPr>
              <w:t>3</w:t>
            </w:r>
          </w:p>
        </w:tc>
        <w:tc>
          <w:tcPr>
            <w:tcW w:w="1915" w:type="dxa"/>
            <w:tcBorders>
              <w:top w:val="nil"/>
              <w:left w:val="nil"/>
              <w:bottom w:val="single" w:color="auto" w:sz="4" w:space="0"/>
              <w:right w:val="single" w:color="auto" w:sz="4" w:space="0"/>
            </w:tcBorders>
            <w:shd w:val="clear" w:color="auto" w:fill="auto"/>
            <w:tcMar/>
            <w:vAlign w:val="center"/>
            <w:hideMark/>
          </w:tcPr>
          <w:p w:rsidRPr="00631CC1" w:rsidR="00631CC1" w:rsidP="1D91FF77" w:rsidRDefault="00631CC1" w14:paraId="4F8DC3AA" w14:textId="77777777">
            <w:pPr>
              <w:spacing w:after="0" w:line="240" w:lineRule="auto"/>
              <w:jc w:val="center"/>
              <w:rPr>
                <w:rFonts w:ascii="Cambria" w:hAnsi="Cambria" w:eastAsia="Cambria" w:cs="Cambria"/>
                <w:color w:val="000000" w:themeColor="text1" w:themeTint="FF" w:themeShade="FF"/>
                <w:sz w:val="24"/>
                <w:szCs w:val="24"/>
                <w:lang w:val="en-US"/>
              </w:rPr>
            </w:pPr>
            <w:r w:rsidRPr="1D91FF77" w:rsidR="1D91FF77">
              <w:rPr>
                <w:rFonts w:ascii="Cambria" w:hAnsi="Cambria" w:eastAsia="Cambria" w:cs="Cambria"/>
                <w:color w:val="000000" w:themeColor="text1" w:themeTint="FF" w:themeShade="FF"/>
                <w:sz w:val="24"/>
                <w:szCs w:val="24"/>
                <w:lang w:val="en-US"/>
              </w:rPr>
              <w:t>4.14</w:t>
            </w:r>
          </w:p>
        </w:tc>
      </w:tr>
      <w:tr w:rsidRPr="00631CC1" w:rsidR="00631CC1" w:rsidTr="1D91FF77" w14:paraId="3996BA41" w14:textId="77777777">
        <w:trPr>
          <w:trHeight w:val="131"/>
        </w:trPr>
        <w:tc>
          <w:tcPr>
            <w:tcW w:w="2636" w:type="dxa"/>
            <w:tcBorders>
              <w:top w:val="nil"/>
              <w:left w:val="single" w:color="auto" w:sz="4" w:space="0"/>
              <w:bottom w:val="single" w:color="auto" w:sz="4" w:space="0"/>
              <w:right w:val="single" w:color="auto" w:sz="4" w:space="0"/>
            </w:tcBorders>
            <w:shd w:val="clear" w:color="auto" w:fill="auto"/>
            <w:tcMar/>
            <w:vAlign w:val="center"/>
            <w:hideMark/>
          </w:tcPr>
          <w:p w:rsidRPr="00631CC1" w:rsidR="00631CC1" w:rsidP="1D91FF77" w:rsidRDefault="00631CC1" w14:paraId="4719A510" w14:textId="77777777" w14:noSpellErr="1">
            <w:pPr>
              <w:spacing w:after="0" w:line="240" w:lineRule="auto"/>
              <w:jc w:val="center"/>
              <w:rPr>
                <w:rFonts w:ascii="Cambria" w:hAnsi="Cambria" w:eastAsia="Cambria" w:cs="Cambria"/>
                <w:color w:val="000000" w:themeColor="text1" w:themeTint="FF" w:themeShade="FF"/>
                <w:sz w:val="24"/>
                <w:szCs w:val="24"/>
                <w:lang w:val="en-US"/>
              </w:rPr>
            </w:pPr>
            <w:r w:rsidRPr="1D91FF77" w:rsidR="1D91FF77">
              <w:rPr>
                <w:rFonts w:ascii="Cambria" w:hAnsi="Cambria" w:eastAsia="Cambria" w:cs="Cambria"/>
                <w:color w:val="000000" w:themeColor="text1" w:themeTint="FF" w:themeShade="FF"/>
                <w:sz w:val="24"/>
                <w:szCs w:val="24"/>
                <w:lang w:val="en-US"/>
              </w:rPr>
              <w:t>CIL Black Paint</w:t>
            </w:r>
          </w:p>
        </w:tc>
        <w:tc>
          <w:tcPr>
            <w:tcW w:w="2784" w:type="dxa"/>
            <w:vMerge/>
            <w:tcBorders>
              <w:top w:val="nil"/>
              <w:left w:val="single" w:color="auto" w:sz="4" w:space="0"/>
              <w:bottom w:val="single" w:color="auto" w:sz="4" w:space="0"/>
              <w:right w:val="single" w:color="auto" w:sz="4" w:space="0"/>
            </w:tcBorders>
            <w:vAlign w:val="center"/>
            <w:hideMark/>
          </w:tcPr>
          <w:p w:rsidRPr="00631CC1" w:rsidR="00631CC1" w:rsidP="00631CC1" w:rsidRDefault="00631CC1" w14:paraId="3DDE202B" w14:textId="77777777">
            <w:pPr>
              <w:spacing w:after="0" w:line="240" w:lineRule="auto"/>
              <w:rPr>
                <w:rFonts w:ascii="Calibri" w:hAnsi="Calibri" w:eastAsia="Times New Roman" w:cs="Times New Roman"/>
                <w:color w:val="000000"/>
                <w:sz w:val="24"/>
                <w:szCs w:val="24"/>
                <w:lang w:val="en-US"/>
              </w:rPr>
            </w:pPr>
          </w:p>
        </w:tc>
        <w:tc>
          <w:tcPr>
            <w:tcW w:w="1910" w:type="dxa"/>
            <w:tcBorders>
              <w:top w:val="nil"/>
              <w:left w:val="nil"/>
              <w:bottom w:val="single" w:color="auto" w:sz="4" w:space="0"/>
              <w:right w:val="single" w:color="auto" w:sz="4" w:space="0"/>
            </w:tcBorders>
            <w:shd w:val="clear" w:color="auto" w:fill="auto"/>
            <w:tcMar/>
            <w:vAlign w:val="center"/>
            <w:hideMark/>
          </w:tcPr>
          <w:p w:rsidRPr="00631CC1" w:rsidR="00631CC1" w:rsidP="1D91FF77" w:rsidRDefault="00631CC1" w14:paraId="0D84E4CB" w14:textId="77777777">
            <w:pPr>
              <w:spacing w:after="0" w:line="240" w:lineRule="auto"/>
              <w:jc w:val="center"/>
              <w:rPr>
                <w:rFonts w:ascii="Cambria" w:hAnsi="Cambria" w:eastAsia="Cambria" w:cs="Cambria"/>
                <w:color w:val="000000" w:themeColor="text1" w:themeTint="FF" w:themeShade="FF"/>
                <w:sz w:val="24"/>
                <w:szCs w:val="24"/>
                <w:lang w:val="en-US"/>
              </w:rPr>
            </w:pPr>
            <w:r w:rsidRPr="1D91FF77" w:rsidR="1D91FF77">
              <w:rPr>
                <w:rFonts w:ascii="Cambria" w:hAnsi="Cambria" w:eastAsia="Cambria" w:cs="Cambria"/>
                <w:color w:val="000000" w:themeColor="text1" w:themeTint="FF" w:themeShade="FF"/>
                <w:sz w:val="24"/>
                <w:szCs w:val="24"/>
                <w:lang w:val="en-US"/>
              </w:rPr>
              <w:t>1</w:t>
            </w:r>
          </w:p>
        </w:tc>
        <w:tc>
          <w:tcPr>
            <w:tcW w:w="1915" w:type="dxa"/>
            <w:tcBorders>
              <w:top w:val="nil"/>
              <w:left w:val="nil"/>
              <w:bottom w:val="single" w:color="auto" w:sz="4" w:space="0"/>
              <w:right w:val="single" w:color="auto" w:sz="4" w:space="0"/>
            </w:tcBorders>
            <w:shd w:val="clear" w:color="auto" w:fill="auto"/>
            <w:tcMar/>
            <w:vAlign w:val="center"/>
            <w:hideMark/>
          </w:tcPr>
          <w:p w:rsidRPr="00631CC1" w:rsidR="00631CC1" w:rsidP="1D91FF77" w:rsidRDefault="00631CC1" w14:paraId="3E4A0B0D" w14:textId="77777777">
            <w:pPr>
              <w:spacing w:after="0" w:line="240" w:lineRule="auto"/>
              <w:jc w:val="center"/>
              <w:rPr>
                <w:rFonts w:ascii="Cambria" w:hAnsi="Cambria" w:eastAsia="Cambria" w:cs="Cambria"/>
                <w:color w:val="000000" w:themeColor="text1" w:themeTint="FF" w:themeShade="FF"/>
                <w:sz w:val="24"/>
                <w:szCs w:val="24"/>
                <w:lang w:val="en-US"/>
              </w:rPr>
            </w:pPr>
            <w:r w:rsidRPr="1D91FF77" w:rsidR="1D91FF77">
              <w:rPr>
                <w:rFonts w:ascii="Cambria" w:hAnsi="Cambria" w:eastAsia="Cambria" w:cs="Cambria"/>
                <w:color w:val="000000" w:themeColor="text1" w:themeTint="FF" w:themeShade="FF"/>
                <w:sz w:val="24"/>
                <w:szCs w:val="24"/>
                <w:lang w:val="en-US"/>
              </w:rPr>
              <w:t>19.97</w:t>
            </w:r>
          </w:p>
        </w:tc>
      </w:tr>
      <w:tr w:rsidRPr="00631CC1" w:rsidR="00631CC1" w:rsidTr="1D91FF77" w14:paraId="030DC9EF" w14:textId="77777777">
        <w:trPr>
          <w:trHeight w:val="264"/>
        </w:trPr>
        <w:tc>
          <w:tcPr>
            <w:tcW w:w="2636" w:type="dxa"/>
            <w:tcBorders>
              <w:top w:val="nil"/>
              <w:left w:val="single" w:color="auto" w:sz="4" w:space="0"/>
              <w:bottom w:val="single" w:color="auto" w:sz="4" w:space="0"/>
              <w:right w:val="single" w:color="auto" w:sz="4" w:space="0"/>
            </w:tcBorders>
            <w:shd w:val="clear" w:color="auto" w:fill="auto"/>
            <w:tcMar/>
            <w:vAlign w:val="center"/>
            <w:hideMark/>
          </w:tcPr>
          <w:p w:rsidRPr="00631CC1" w:rsidR="00631CC1" w:rsidP="1D91FF77" w:rsidRDefault="00631CC1" w14:paraId="667422DB" w14:textId="77777777" w14:noSpellErr="1">
            <w:pPr>
              <w:spacing w:after="0" w:line="240" w:lineRule="auto"/>
              <w:jc w:val="center"/>
              <w:rPr>
                <w:rFonts w:ascii="Cambria" w:hAnsi="Cambria" w:eastAsia="Cambria" w:cs="Cambria"/>
                <w:color w:val="000000" w:themeColor="text1" w:themeTint="FF" w:themeShade="FF"/>
                <w:sz w:val="24"/>
                <w:szCs w:val="24"/>
                <w:lang w:val="en-US"/>
              </w:rPr>
            </w:pPr>
            <w:r w:rsidRPr="1D91FF77" w:rsidR="1D91FF77">
              <w:rPr>
                <w:rFonts w:ascii="Cambria" w:hAnsi="Cambria" w:eastAsia="Cambria" w:cs="Cambria"/>
                <w:color w:val="000000" w:themeColor="text1" w:themeTint="FF" w:themeShade="FF"/>
                <w:sz w:val="24"/>
                <w:szCs w:val="24"/>
                <w:lang w:val="en-US"/>
              </w:rPr>
              <w:t>1 1/2" Wood Screws</w:t>
            </w:r>
          </w:p>
        </w:tc>
        <w:tc>
          <w:tcPr>
            <w:tcW w:w="2784" w:type="dxa"/>
            <w:vMerge/>
            <w:tcBorders>
              <w:top w:val="nil"/>
              <w:left w:val="single" w:color="auto" w:sz="4" w:space="0"/>
              <w:bottom w:val="single" w:color="auto" w:sz="4" w:space="0"/>
              <w:right w:val="single" w:color="auto" w:sz="4" w:space="0"/>
            </w:tcBorders>
            <w:vAlign w:val="center"/>
            <w:hideMark/>
          </w:tcPr>
          <w:p w:rsidRPr="00631CC1" w:rsidR="00631CC1" w:rsidP="00631CC1" w:rsidRDefault="00631CC1" w14:paraId="106A2432" w14:textId="77777777">
            <w:pPr>
              <w:spacing w:after="0" w:line="240" w:lineRule="auto"/>
              <w:rPr>
                <w:rFonts w:ascii="Calibri" w:hAnsi="Calibri" w:eastAsia="Times New Roman" w:cs="Times New Roman"/>
                <w:color w:val="000000"/>
                <w:sz w:val="24"/>
                <w:szCs w:val="24"/>
                <w:lang w:val="en-US"/>
              </w:rPr>
            </w:pPr>
          </w:p>
        </w:tc>
        <w:tc>
          <w:tcPr>
            <w:tcW w:w="1910" w:type="dxa"/>
            <w:tcBorders>
              <w:top w:val="nil"/>
              <w:left w:val="nil"/>
              <w:bottom w:val="single" w:color="auto" w:sz="4" w:space="0"/>
              <w:right w:val="single" w:color="auto" w:sz="4" w:space="0"/>
            </w:tcBorders>
            <w:shd w:val="clear" w:color="auto" w:fill="auto"/>
            <w:tcMar/>
            <w:vAlign w:val="center"/>
            <w:hideMark/>
          </w:tcPr>
          <w:p w:rsidRPr="00631CC1" w:rsidR="00631CC1" w:rsidP="1D91FF77" w:rsidRDefault="00631CC1" w14:paraId="52FB5693" w14:textId="77777777">
            <w:pPr>
              <w:spacing w:after="0" w:line="240" w:lineRule="auto"/>
              <w:jc w:val="center"/>
              <w:rPr>
                <w:rFonts w:ascii="Cambria" w:hAnsi="Cambria" w:eastAsia="Cambria" w:cs="Cambria"/>
                <w:color w:val="000000" w:themeColor="text1" w:themeTint="FF" w:themeShade="FF"/>
                <w:sz w:val="24"/>
                <w:szCs w:val="24"/>
                <w:lang w:val="en-US"/>
              </w:rPr>
            </w:pPr>
            <w:r w:rsidRPr="1D91FF77" w:rsidR="1D91FF77">
              <w:rPr>
                <w:rFonts w:ascii="Cambria" w:hAnsi="Cambria" w:eastAsia="Cambria" w:cs="Cambria"/>
                <w:color w:val="000000" w:themeColor="text1" w:themeTint="FF" w:themeShade="FF"/>
                <w:sz w:val="24"/>
                <w:szCs w:val="24"/>
                <w:lang w:val="en-US"/>
              </w:rPr>
              <w:t>1</w:t>
            </w:r>
          </w:p>
        </w:tc>
        <w:tc>
          <w:tcPr>
            <w:tcW w:w="1915" w:type="dxa"/>
            <w:tcBorders>
              <w:top w:val="nil"/>
              <w:left w:val="nil"/>
              <w:bottom w:val="single" w:color="auto" w:sz="4" w:space="0"/>
              <w:right w:val="single" w:color="auto" w:sz="4" w:space="0"/>
            </w:tcBorders>
            <w:shd w:val="clear" w:color="auto" w:fill="auto"/>
            <w:tcMar/>
            <w:vAlign w:val="center"/>
            <w:hideMark/>
          </w:tcPr>
          <w:p w:rsidRPr="00631CC1" w:rsidR="00631CC1" w:rsidP="1D91FF77" w:rsidRDefault="00631CC1" w14:paraId="0F351907" w14:textId="77777777">
            <w:pPr>
              <w:spacing w:after="0" w:line="240" w:lineRule="auto"/>
              <w:jc w:val="center"/>
              <w:rPr>
                <w:rFonts w:ascii="Cambria" w:hAnsi="Cambria" w:eastAsia="Cambria" w:cs="Cambria"/>
                <w:color w:val="000000" w:themeColor="text1" w:themeTint="FF" w:themeShade="FF"/>
                <w:sz w:val="24"/>
                <w:szCs w:val="24"/>
                <w:lang w:val="en-US"/>
              </w:rPr>
            </w:pPr>
            <w:r w:rsidRPr="1D91FF77" w:rsidR="1D91FF77">
              <w:rPr>
                <w:rFonts w:ascii="Cambria" w:hAnsi="Cambria" w:eastAsia="Cambria" w:cs="Cambria"/>
                <w:color w:val="000000" w:themeColor="text1" w:themeTint="FF" w:themeShade="FF"/>
                <w:sz w:val="24"/>
                <w:szCs w:val="24"/>
                <w:lang w:val="en-US"/>
              </w:rPr>
              <w:t>12.98</w:t>
            </w:r>
          </w:p>
        </w:tc>
      </w:tr>
      <w:tr w:rsidRPr="00631CC1" w:rsidR="00631CC1" w:rsidTr="1D91FF77" w14:paraId="4B5224EA" w14:textId="77777777">
        <w:trPr>
          <w:trHeight w:val="131"/>
        </w:trPr>
        <w:tc>
          <w:tcPr>
            <w:tcW w:w="2636" w:type="dxa"/>
            <w:tcBorders>
              <w:top w:val="nil"/>
              <w:left w:val="single" w:color="auto" w:sz="4" w:space="0"/>
              <w:bottom w:val="single" w:color="auto" w:sz="4" w:space="0"/>
              <w:right w:val="single" w:color="auto" w:sz="4" w:space="0"/>
            </w:tcBorders>
            <w:shd w:val="clear" w:color="auto" w:fill="auto"/>
            <w:tcMar/>
            <w:vAlign w:val="center"/>
            <w:hideMark/>
          </w:tcPr>
          <w:p w:rsidRPr="00631CC1" w:rsidR="00631CC1" w:rsidP="1D91FF77" w:rsidRDefault="00631CC1" w14:paraId="430885A1" w14:textId="77777777" w14:noSpellErr="1">
            <w:pPr>
              <w:spacing w:after="0" w:line="240" w:lineRule="auto"/>
              <w:jc w:val="center"/>
              <w:rPr>
                <w:rFonts w:ascii="Cambria" w:hAnsi="Cambria" w:eastAsia="Cambria" w:cs="Cambria"/>
                <w:color w:val="000000" w:themeColor="text1" w:themeTint="FF" w:themeShade="FF"/>
                <w:sz w:val="24"/>
                <w:szCs w:val="24"/>
                <w:lang w:val="en-US"/>
              </w:rPr>
            </w:pPr>
            <w:r w:rsidRPr="1D91FF77" w:rsidR="1D91FF77">
              <w:rPr>
                <w:rFonts w:ascii="Cambria" w:hAnsi="Cambria" w:eastAsia="Cambria" w:cs="Cambria"/>
                <w:color w:val="000000" w:themeColor="text1" w:themeTint="FF" w:themeShade="FF"/>
                <w:sz w:val="24"/>
                <w:szCs w:val="24"/>
                <w:lang w:val="en-US"/>
              </w:rPr>
              <w:t>M4 Bolts + Nuts</w:t>
            </w:r>
          </w:p>
        </w:tc>
        <w:tc>
          <w:tcPr>
            <w:tcW w:w="2784" w:type="dxa"/>
            <w:vMerge/>
            <w:tcBorders>
              <w:top w:val="nil"/>
              <w:left w:val="single" w:color="auto" w:sz="4" w:space="0"/>
              <w:bottom w:val="single" w:color="auto" w:sz="4" w:space="0"/>
              <w:right w:val="single" w:color="auto" w:sz="4" w:space="0"/>
            </w:tcBorders>
            <w:vAlign w:val="center"/>
            <w:hideMark/>
          </w:tcPr>
          <w:p w:rsidRPr="00631CC1" w:rsidR="00631CC1" w:rsidP="00631CC1" w:rsidRDefault="00631CC1" w14:paraId="38FB46FC" w14:textId="77777777">
            <w:pPr>
              <w:spacing w:after="0" w:line="240" w:lineRule="auto"/>
              <w:rPr>
                <w:rFonts w:ascii="Calibri" w:hAnsi="Calibri" w:eastAsia="Times New Roman" w:cs="Times New Roman"/>
                <w:color w:val="000000"/>
                <w:sz w:val="24"/>
                <w:szCs w:val="24"/>
                <w:lang w:val="en-US"/>
              </w:rPr>
            </w:pPr>
          </w:p>
        </w:tc>
        <w:tc>
          <w:tcPr>
            <w:tcW w:w="1910" w:type="dxa"/>
            <w:tcBorders>
              <w:top w:val="nil"/>
              <w:left w:val="nil"/>
              <w:bottom w:val="single" w:color="auto" w:sz="4" w:space="0"/>
              <w:right w:val="single" w:color="auto" w:sz="4" w:space="0"/>
            </w:tcBorders>
            <w:shd w:val="clear" w:color="auto" w:fill="auto"/>
            <w:tcMar/>
            <w:vAlign w:val="center"/>
            <w:hideMark/>
          </w:tcPr>
          <w:p w:rsidRPr="00631CC1" w:rsidR="00631CC1" w:rsidP="1D91FF77" w:rsidRDefault="00631CC1" w14:paraId="1ADF05B2" w14:textId="77777777">
            <w:pPr>
              <w:spacing w:after="0" w:line="240" w:lineRule="auto"/>
              <w:jc w:val="center"/>
              <w:rPr>
                <w:rFonts w:ascii="Cambria" w:hAnsi="Cambria" w:eastAsia="Cambria" w:cs="Cambria"/>
                <w:color w:val="000000" w:themeColor="text1" w:themeTint="FF" w:themeShade="FF"/>
                <w:sz w:val="24"/>
                <w:szCs w:val="24"/>
                <w:lang w:val="en-US"/>
              </w:rPr>
            </w:pPr>
            <w:r w:rsidRPr="1D91FF77" w:rsidR="1D91FF77">
              <w:rPr>
                <w:rFonts w:ascii="Cambria" w:hAnsi="Cambria" w:eastAsia="Cambria" w:cs="Cambria"/>
                <w:color w:val="000000" w:themeColor="text1" w:themeTint="FF" w:themeShade="FF"/>
                <w:sz w:val="24"/>
                <w:szCs w:val="24"/>
                <w:lang w:val="en-US"/>
              </w:rPr>
              <w:t>4</w:t>
            </w:r>
          </w:p>
        </w:tc>
        <w:tc>
          <w:tcPr>
            <w:tcW w:w="1915" w:type="dxa"/>
            <w:tcBorders>
              <w:top w:val="nil"/>
              <w:left w:val="nil"/>
              <w:bottom w:val="single" w:color="auto" w:sz="4" w:space="0"/>
              <w:right w:val="single" w:color="auto" w:sz="4" w:space="0"/>
            </w:tcBorders>
            <w:shd w:val="clear" w:color="auto" w:fill="auto"/>
            <w:tcMar/>
            <w:vAlign w:val="center"/>
            <w:hideMark/>
          </w:tcPr>
          <w:p w:rsidRPr="00631CC1" w:rsidR="00631CC1" w:rsidP="1D91FF77" w:rsidRDefault="00631CC1" w14:paraId="78EA3076" w14:textId="77777777">
            <w:pPr>
              <w:spacing w:after="0" w:line="240" w:lineRule="auto"/>
              <w:jc w:val="center"/>
              <w:rPr>
                <w:rFonts w:ascii="Cambria" w:hAnsi="Cambria" w:eastAsia="Cambria" w:cs="Cambria"/>
                <w:color w:val="000000" w:themeColor="text1" w:themeTint="FF" w:themeShade="FF"/>
                <w:sz w:val="24"/>
                <w:szCs w:val="24"/>
                <w:lang w:val="en-US"/>
              </w:rPr>
            </w:pPr>
            <w:r w:rsidRPr="1D91FF77" w:rsidR="1D91FF77">
              <w:rPr>
                <w:rFonts w:ascii="Cambria" w:hAnsi="Cambria" w:eastAsia="Cambria" w:cs="Cambria"/>
                <w:color w:val="000000" w:themeColor="text1" w:themeTint="FF" w:themeShade="FF"/>
                <w:sz w:val="24"/>
                <w:szCs w:val="24"/>
                <w:lang w:val="en-US"/>
              </w:rPr>
              <w:t>2.04</w:t>
            </w:r>
          </w:p>
        </w:tc>
      </w:tr>
      <w:tr w:rsidRPr="00631CC1" w:rsidR="00631CC1" w:rsidTr="1D91FF77" w14:paraId="2D392ABE" w14:textId="77777777">
        <w:trPr>
          <w:trHeight w:val="264"/>
        </w:trPr>
        <w:tc>
          <w:tcPr>
            <w:tcW w:w="2636" w:type="dxa"/>
            <w:tcBorders>
              <w:top w:val="nil"/>
              <w:left w:val="single" w:color="auto" w:sz="4" w:space="0"/>
              <w:bottom w:val="single" w:color="auto" w:sz="4" w:space="0"/>
              <w:right w:val="single" w:color="auto" w:sz="4" w:space="0"/>
            </w:tcBorders>
            <w:shd w:val="clear" w:color="auto" w:fill="auto"/>
            <w:tcMar/>
            <w:vAlign w:val="center"/>
            <w:hideMark/>
          </w:tcPr>
          <w:p w:rsidRPr="00631CC1" w:rsidR="00631CC1" w:rsidP="1D91FF77" w:rsidRDefault="00631CC1" w14:paraId="295EFD33" w14:textId="77777777" w14:noSpellErr="1">
            <w:pPr>
              <w:spacing w:after="0" w:line="240" w:lineRule="auto"/>
              <w:jc w:val="center"/>
              <w:rPr>
                <w:rFonts w:ascii="Cambria" w:hAnsi="Cambria" w:eastAsia="Cambria" w:cs="Cambria"/>
                <w:color w:val="000000" w:themeColor="text1" w:themeTint="FF" w:themeShade="FF"/>
                <w:sz w:val="24"/>
                <w:szCs w:val="24"/>
                <w:lang w:val="en-US"/>
              </w:rPr>
            </w:pPr>
            <w:r w:rsidRPr="1D91FF77" w:rsidR="1D91FF77">
              <w:rPr>
                <w:rFonts w:ascii="Cambria" w:hAnsi="Cambria" w:eastAsia="Cambria" w:cs="Cambria"/>
                <w:color w:val="000000" w:themeColor="text1" w:themeTint="FF" w:themeShade="FF"/>
                <w:sz w:val="24"/>
                <w:szCs w:val="24"/>
                <w:lang w:val="en-US"/>
              </w:rPr>
              <w:t>1" 4-40 Machine Screws</w:t>
            </w:r>
          </w:p>
        </w:tc>
        <w:tc>
          <w:tcPr>
            <w:tcW w:w="2784" w:type="dxa"/>
            <w:vMerge/>
            <w:tcBorders>
              <w:top w:val="nil"/>
              <w:left w:val="single" w:color="auto" w:sz="4" w:space="0"/>
              <w:bottom w:val="single" w:color="auto" w:sz="4" w:space="0"/>
              <w:right w:val="single" w:color="auto" w:sz="4" w:space="0"/>
            </w:tcBorders>
            <w:vAlign w:val="center"/>
            <w:hideMark/>
          </w:tcPr>
          <w:p w:rsidRPr="00631CC1" w:rsidR="00631CC1" w:rsidP="00631CC1" w:rsidRDefault="00631CC1" w14:paraId="3C245F59" w14:textId="77777777">
            <w:pPr>
              <w:spacing w:after="0" w:line="240" w:lineRule="auto"/>
              <w:rPr>
                <w:rFonts w:ascii="Calibri" w:hAnsi="Calibri" w:eastAsia="Times New Roman" w:cs="Times New Roman"/>
                <w:color w:val="000000"/>
                <w:sz w:val="24"/>
                <w:szCs w:val="24"/>
                <w:lang w:val="en-US"/>
              </w:rPr>
            </w:pPr>
          </w:p>
        </w:tc>
        <w:tc>
          <w:tcPr>
            <w:tcW w:w="1910" w:type="dxa"/>
            <w:tcBorders>
              <w:top w:val="nil"/>
              <w:left w:val="nil"/>
              <w:bottom w:val="single" w:color="auto" w:sz="4" w:space="0"/>
              <w:right w:val="single" w:color="auto" w:sz="4" w:space="0"/>
            </w:tcBorders>
            <w:shd w:val="clear" w:color="auto" w:fill="auto"/>
            <w:tcMar/>
            <w:vAlign w:val="center"/>
            <w:hideMark/>
          </w:tcPr>
          <w:p w:rsidRPr="00631CC1" w:rsidR="00631CC1" w:rsidP="1D91FF77" w:rsidRDefault="00631CC1" w14:paraId="5A6AC0A8" w14:textId="77777777">
            <w:pPr>
              <w:spacing w:after="0" w:line="240" w:lineRule="auto"/>
              <w:jc w:val="center"/>
              <w:rPr>
                <w:rFonts w:ascii="Cambria" w:hAnsi="Cambria" w:eastAsia="Cambria" w:cs="Cambria"/>
                <w:color w:val="000000" w:themeColor="text1" w:themeTint="FF" w:themeShade="FF"/>
                <w:sz w:val="24"/>
                <w:szCs w:val="24"/>
                <w:lang w:val="en-US"/>
              </w:rPr>
            </w:pPr>
            <w:r w:rsidRPr="1D91FF77" w:rsidR="1D91FF77">
              <w:rPr>
                <w:rFonts w:ascii="Cambria" w:hAnsi="Cambria" w:eastAsia="Cambria" w:cs="Cambria"/>
                <w:color w:val="000000" w:themeColor="text1" w:themeTint="FF" w:themeShade="FF"/>
                <w:sz w:val="24"/>
                <w:szCs w:val="24"/>
                <w:lang w:val="en-US"/>
              </w:rPr>
              <w:t>1</w:t>
            </w:r>
          </w:p>
        </w:tc>
        <w:tc>
          <w:tcPr>
            <w:tcW w:w="1915" w:type="dxa"/>
            <w:tcBorders>
              <w:top w:val="nil"/>
              <w:left w:val="nil"/>
              <w:bottom w:val="single" w:color="auto" w:sz="4" w:space="0"/>
              <w:right w:val="single" w:color="auto" w:sz="4" w:space="0"/>
            </w:tcBorders>
            <w:shd w:val="clear" w:color="auto" w:fill="auto"/>
            <w:tcMar/>
            <w:vAlign w:val="center"/>
            <w:hideMark/>
          </w:tcPr>
          <w:p w:rsidRPr="00631CC1" w:rsidR="00631CC1" w:rsidP="1D91FF77" w:rsidRDefault="00631CC1" w14:paraId="4C6DD961" w14:textId="77777777">
            <w:pPr>
              <w:spacing w:after="0" w:line="240" w:lineRule="auto"/>
              <w:jc w:val="center"/>
              <w:rPr>
                <w:rFonts w:ascii="Cambria" w:hAnsi="Cambria" w:eastAsia="Cambria" w:cs="Cambria"/>
                <w:color w:val="000000" w:themeColor="text1" w:themeTint="FF" w:themeShade="FF"/>
                <w:sz w:val="24"/>
                <w:szCs w:val="24"/>
                <w:lang w:val="en-US"/>
              </w:rPr>
            </w:pPr>
            <w:r w:rsidRPr="1D91FF77" w:rsidR="1D91FF77">
              <w:rPr>
                <w:rFonts w:ascii="Cambria" w:hAnsi="Cambria" w:eastAsia="Cambria" w:cs="Cambria"/>
                <w:color w:val="000000" w:themeColor="text1" w:themeTint="FF" w:themeShade="FF"/>
                <w:sz w:val="24"/>
                <w:szCs w:val="24"/>
                <w:lang w:val="en-US"/>
              </w:rPr>
              <w:t>8.94</w:t>
            </w:r>
          </w:p>
        </w:tc>
      </w:tr>
      <w:tr w:rsidRPr="00631CC1" w:rsidR="00631CC1" w:rsidTr="1D91FF77" w14:paraId="1B010A2D" w14:textId="77777777">
        <w:trPr>
          <w:trHeight w:val="131"/>
        </w:trPr>
        <w:tc>
          <w:tcPr>
            <w:tcW w:w="2636" w:type="dxa"/>
            <w:tcBorders>
              <w:top w:val="nil"/>
              <w:left w:val="single" w:color="auto" w:sz="4" w:space="0"/>
              <w:bottom w:val="single" w:color="auto" w:sz="4" w:space="0"/>
              <w:right w:val="single" w:color="auto" w:sz="4" w:space="0"/>
            </w:tcBorders>
            <w:shd w:val="clear" w:color="auto" w:fill="auto"/>
            <w:tcMar/>
            <w:vAlign w:val="center"/>
            <w:hideMark/>
          </w:tcPr>
          <w:p w:rsidRPr="00631CC1" w:rsidR="00631CC1" w:rsidP="1D91FF77" w:rsidRDefault="00631CC1" w14:paraId="05297FF6" w14:textId="77777777" w14:noSpellErr="1">
            <w:pPr>
              <w:spacing w:after="0" w:line="240" w:lineRule="auto"/>
              <w:jc w:val="center"/>
              <w:rPr>
                <w:rFonts w:ascii="Cambria" w:hAnsi="Cambria" w:eastAsia="Cambria" w:cs="Cambria"/>
                <w:color w:val="000000" w:themeColor="text1" w:themeTint="FF" w:themeShade="FF"/>
                <w:sz w:val="24"/>
                <w:szCs w:val="24"/>
                <w:lang w:val="en-US"/>
              </w:rPr>
            </w:pPr>
            <w:r w:rsidRPr="1D91FF77" w:rsidR="1D91FF77">
              <w:rPr>
                <w:rFonts w:ascii="Cambria" w:hAnsi="Cambria" w:eastAsia="Cambria" w:cs="Cambria"/>
                <w:color w:val="000000" w:themeColor="text1" w:themeTint="FF" w:themeShade="FF"/>
                <w:sz w:val="24"/>
                <w:szCs w:val="24"/>
                <w:lang w:val="en-US"/>
              </w:rPr>
              <w:t>MC Bolts</w:t>
            </w:r>
          </w:p>
        </w:tc>
        <w:tc>
          <w:tcPr>
            <w:tcW w:w="2784" w:type="dxa"/>
            <w:vMerge/>
            <w:tcBorders>
              <w:top w:val="nil"/>
              <w:left w:val="single" w:color="auto" w:sz="4" w:space="0"/>
              <w:bottom w:val="single" w:color="auto" w:sz="4" w:space="0"/>
              <w:right w:val="single" w:color="auto" w:sz="4" w:space="0"/>
            </w:tcBorders>
            <w:vAlign w:val="center"/>
            <w:hideMark/>
          </w:tcPr>
          <w:p w:rsidRPr="00631CC1" w:rsidR="00631CC1" w:rsidP="00631CC1" w:rsidRDefault="00631CC1" w14:paraId="241EB80A" w14:textId="77777777">
            <w:pPr>
              <w:spacing w:after="0" w:line="240" w:lineRule="auto"/>
              <w:rPr>
                <w:rFonts w:ascii="Calibri" w:hAnsi="Calibri" w:eastAsia="Times New Roman" w:cs="Times New Roman"/>
                <w:color w:val="000000"/>
                <w:sz w:val="24"/>
                <w:szCs w:val="24"/>
                <w:lang w:val="en-US"/>
              </w:rPr>
            </w:pPr>
          </w:p>
        </w:tc>
        <w:tc>
          <w:tcPr>
            <w:tcW w:w="1910" w:type="dxa"/>
            <w:tcBorders>
              <w:top w:val="nil"/>
              <w:left w:val="nil"/>
              <w:bottom w:val="single" w:color="auto" w:sz="4" w:space="0"/>
              <w:right w:val="single" w:color="auto" w:sz="4" w:space="0"/>
            </w:tcBorders>
            <w:shd w:val="clear" w:color="auto" w:fill="auto"/>
            <w:tcMar/>
            <w:vAlign w:val="center"/>
            <w:hideMark/>
          </w:tcPr>
          <w:p w:rsidRPr="00631CC1" w:rsidR="00631CC1" w:rsidP="1D91FF77" w:rsidRDefault="00631CC1" w14:paraId="49872FE6" w14:textId="77777777">
            <w:pPr>
              <w:spacing w:after="0" w:line="240" w:lineRule="auto"/>
              <w:jc w:val="center"/>
              <w:rPr>
                <w:rFonts w:ascii="Cambria" w:hAnsi="Cambria" w:eastAsia="Cambria" w:cs="Cambria"/>
                <w:color w:val="000000" w:themeColor="text1" w:themeTint="FF" w:themeShade="FF"/>
                <w:sz w:val="24"/>
                <w:szCs w:val="24"/>
                <w:lang w:val="en-US"/>
              </w:rPr>
            </w:pPr>
            <w:r w:rsidRPr="1D91FF77" w:rsidR="1D91FF77">
              <w:rPr>
                <w:rFonts w:ascii="Cambria" w:hAnsi="Cambria" w:eastAsia="Cambria" w:cs="Cambria"/>
                <w:color w:val="000000" w:themeColor="text1" w:themeTint="FF" w:themeShade="FF"/>
                <w:sz w:val="24"/>
                <w:szCs w:val="24"/>
                <w:lang w:val="en-US"/>
              </w:rPr>
              <w:t>1</w:t>
            </w:r>
          </w:p>
        </w:tc>
        <w:tc>
          <w:tcPr>
            <w:tcW w:w="1915" w:type="dxa"/>
            <w:tcBorders>
              <w:top w:val="nil"/>
              <w:left w:val="nil"/>
              <w:bottom w:val="single" w:color="auto" w:sz="4" w:space="0"/>
              <w:right w:val="single" w:color="auto" w:sz="4" w:space="0"/>
            </w:tcBorders>
            <w:shd w:val="clear" w:color="auto" w:fill="auto"/>
            <w:tcMar/>
            <w:vAlign w:val="center"/>
            <w:hideMark/>
          </w:tcPr>
          <w:p w:rsidRPr="00631CC1" w:rsidR="00631CC1" w:rsidP="1D91FF77" w:rsidRDefault="00631CC1" w14:paraId="62456358" w14:textId="77777777">
            <w:pPr>
              <w:spacing w:after="0" w:line="240" w:lineRule="auto"/>
              <w:jc w:val="center"/>
              <w:rPr>
                <w:rFonts w:ascii="Cambria" w:hAnsi="Cambria" w:eastAsia="Cambria" w:cs="Cambria"/>
                <w:color w:val="000000" w:themeColor="text1" w:themeTint="FF" w:themeShade="FF"/>
                <w:sz w:val="24"/>
                <w:szCs w:val="24"/>
                <w:lang w:val="en-US"/>
              </w:rPr>
            </w:pPr>
            <w:r w:rsidRPr="1D91FF77" w:rsidR="1D91FF77">
              <w:rPr>
                <w:rFonts w:ascii="Cambria" w:hAnsi="Cambria" w:eastAsia="Cambria" w:cs="Cambria"/>
                <w:color w:val="000000" w:themeColor="text1" w:themeTint="FF" w:themeShade="FF"/>
                <w:sz w:val="24"/>
                <w:szCs w:val="24"/>
                <w:lang w:val="en-US"/>
              </w:rPr>
              <w:t>2.97</w:t>
            </w:r>
          </w:p>
        </w:tc>
      </w:tr>
      <w:tr w:rsidRPr="00631CC1" w:rsidR="00631CC1" w:rsidTr="1D91FF77" w14:paraId="0F8263F3" w14:textId="77777777">
        <w:trPr>
          <w:trHeight w:val="264"/>
        </w:trPr>
        <w:tc>
          <w:tcPr>
            <w:tcW w:w="2636" w:type="dxa"/>
            <w:tcBorders>
              <w:top w:val="nil"/>
              <w:left w:val="single" w:color="auto" w:sz="4" w:space="0"/>
              <w:bottom w:val="single" w:color="auto" w:sz="4" w:space="0"/>
              <w:right w:val="single" w:color="auto" w:sz="4" w:space="0"/>
            </w:tcBorders>
            <w:shd w:val="clear" w:color="auto" w:fill="9BC2E6"/>
            <w:tcMar/>
            <w:vAlign w:val="center"/>
            <w:hideMark/>
          </w:tcPr>
          <w:p w:rsidRPr="00631CC1" w:rsidR="00631CC1" w:rsidP="1D91FF77" w:rsidRDefault="00631CC1" w14:paraId="11F026B5" w14:textId="77777777" w14:noSpellErr="1">
            <w:pPr>
              <w:spacing w:after="0" w:line="240" w:lineRule="auto"/>
              <w:jc w:val="center"/>
              <w:rPr>
                <w:rFonts w:ascii="Cambria" w:hAnsi="Cambria" w:eastAsia="Cambria" w:cs="Cambria"/>
                <w:color w:val="000000" w:themeColor="text1" w:themeTint="FF" w:themeShade="FF"/>
                <w:sz w:val="24"/>
                <w:szCs w:val="24"/>
                <w:lang w:val="en-US"/>
              </w:rPr>
            </w:pPr>
            <w:r w:rsidRPr="1D91FF77" w:rsidR="1D91FF77">
              <w:rPr>
                <w:rFonts w:ascii="Cambria" w:hAnsi="Cambria" w:eastAsia="Cambria" w:cs="Cambria"/>
                <w:color w:val="000000" w:themeColor="text1" w:themeTint="FF" w:themeShade="FF"/>
                <w:sz w:val="24"/>
                <w:szCs w:val="24"/>
                <w:lang w:val="en-US"/>
              </w:rPr>
              <w:t xml:space="preserve">Adhesive Repair Xtreme </w:t>
            </w:r>
          </w:p>
        </w:tc>
        <w:tc>
          <w:tcPr>
            <w:tcW w:w="2784" w:type="dxa"/>
            <w:vMerge w:val="restart"/>
            <w:tcBorders>
              <w:top w:val="nil"/>
              <w:left w:val="single" w:color="auto" w:sz="4" w:space="0"/>
              <w:bottom w:val="single" w:color="auto" w:sz="4" w:space="0"/>
              <w:right w:val="single" w:color="auto" w:sz="4" w:space="0"/>
            </w:tcBorders>
            <w:shd w:val="clear" w:color="auto" w:fill="9BC2E6"/>
            <w:tcMar/>
            <w:vAlign w:val="center"/>
            <w:hideMark/>
          </w:tcPr>
          <w:p w:rsidRPr="00631CC1" w:rsidR="00631CC1" w:rsidP="1D91FF77" w:rsidRDefault="00631CC1" w14:paraId="4509B6BC" w14:textId="77777777" w14:noSpellErr="1">
            <w:pPr>
              <w:spacing w:after="0" w:line="240" w:lineRule="auto"/>
              <w:jc w:val="center"/>
              <w:rPr>
                <w:rFonts w:ascii="Cambria" w:hAnsi="Cambria" w:eastAsia="Cambria" w:cs="Cambria"/>
                <w:color w:val="000000" w:themeColor="text1" w:themeTint="FF" w:themeShade="FF"/>
                <w:sz w:val="24"/>
                <w:szCs w:val="24"/>
                <w:lang w:val="en-US"/>
              </w:rPr>
            </w:pPr>
            <w:r w:rsidRPr="1D91FF77" w:rsidR="1D91FF77">
              <w:rPr>
                <w:rFonts w:ascii="Cambria" w:hAnsi="Cambria" w:eastAsia="Cambria" w:cs="Cambria"/>
                <w:color w:val="000000" w:themeColor="text1" w:themeTint="FF" w:themeShade="FF"/>
                <w:sz w:val="24"/>
                <w:szCs w:val="24"/>
                <w:lang w:val="en-US"/>
              </w:rPr>
              <w:t>Rona</w:t>
            </w:r>
          </w:p>
        </w:tc>
        <w:tc>
          <w:tcPr>
            <w:tcW w:w="1910" w:type="dxa"/>
            <w:tcBorders>
              <w:top w:val="nil"/>
              <w:left w:val="nil"/>
              <w:bottom w:val="single" w:color="auto" w:sz="4" w:space="0"/>
              <w:right w:val="single" w:color="auto" w:sz="4" w:space="0"/>
            </w:tcBorders>
            <w:shd w:val="clear" w:color="auto" w:fill="9BC2E6"/>
            <w:tcMar/>
            <w:vAlign w:val="center"/>
            <w:hideMark/>
          </w:tcPr>
          <w:p w:rsidRPr="00631CC1" w:rsidR="00631CC1" w:rsidP="1D91FF77" w:rsidRDefault="00631CC1" w14:paraId="20B420FE" w14:textId="77777777">
            <w:pPr>
              <w:spacing w:after="0" w:line="240" w:lineRule="auto"/>
              <w:jc w:val="center"/>
              <w:rPr>
                <w:rFonts w:ascii="Cambria" w:hAnsi="Cambria" w:eastAsia="Cambria" w:cs="Cambria"/>
                <w:color w:val="000000" w:themeColor="text1" w:themeTint="FF" w:themeShade="FF"/>
                <w:sz w:val="24"/>
                <w:szCs w:val="24"/>
                <w:lang w:val="en-US"/>
              </w:rPr>
            </w:pPr>
            <w:r w:rsidRPr="1D91FF77" w:rsidR="1D91FF77">
              <w:rPr>
                <w:rFonts w:ascii="Cambria" w:hAnsi="Cambria" w:eastAsia="Cambria" w:cs="Cambria"/>
                <w:color w:val="000000" w:themeColor="text1" w:themeTint="FF" w:themeShade="FF"/>
                <w:sz w:val="24"/>
                <w:szCs w:val="24"/>
                <w:lang w:val="en-US"/>
              </w:rPr>
              <w:t>1</w:t>
            </w:r>
          </w:p>
        </w:tc>
        <w:tc>
          <w:tcPr>
            <w:tcW w:w="1915" w:type="dxa"/>
            <w:tcBorders>
              <w:top w:val="nil"/>
              <w:left w:val="nil"/>
              <w:bottom w:val="single" w:color="auto" w:sz="4" w:space="0"/>
              <w:right w:val="single" w:color="auto" w:sz="4" w:space="0"/>
            </w:tcBorders>
            <w:shd w:val="clear" w:color="auto" w:fill="9BC2E6"/>
            <w:tcMar/>
            <w:vAlign w:val="center"/>
            <w:hideMark/>
          </w:tcPr>
          <w:p w:rsidRPr="00631CC1" w:rsidR="00631CC1" w:rsidP="1D91FF77" w:rsidRDefault="00631CC1" w14:paraId="396269D2" w14:textId="77777777">
            <w:pPr>
              <w:spacing w:after="0" w:line="240" w:lineRule="auto"/>
              <w:jc w:val="center"/>
              <w:rPr>
                <w:rFonts w:ascii="Cambria" w:hAnsi="Cambria" w:eastAsia="Cambria" w:cs="Cambria"/>
                <w:color w:val="000000" w:themeColor="text1" w:themeTint="FF" w:themeShade="FF"/>
                <w:sz w:val="24"/>
                <w:szCs w:val="24"/>
                <w:lang w:val="en-US"/>
              </w:rPr>
            </w:pPr>
            <w:r w:rsidRPr="1D91FF77" w:rsidR="1D91FF77">
              <w:rPr>
                <w:rFonts w:ascii="Cambria" w:hAnsi="Cambria" w:eastAsia="Cambria" w:cs="Cambria"/>
                <w:color w:val="000000" w:themeColor="text1" w:themeTint="FF" w:themeShade="FF"/>
                <w:sz w:val="24"/>
                <w:szCs w:val="24"/>
                <w:lang w:val="en-US"/>
              </w:rPr>
              <w:t>9.34</w:t>
            </w:r>
          </w:p>
        </w:tc>
      </w:tr>
      <w:tr w:rsidRPr="00631CC1" w:rsidR="00631CC1" w:rsidTr="1D91FF77" w14:paraId="7BCB9281" w14:textId="77777777">
        <w:trPr>
          <w:trHeight w:val="264"/>
        </w:trPr>
        <w:tc>
          <w:tcPr>
            <w:tcW w:w="2636" w:type="dxa"/>
            <w:tcBorders>
              <w:top w:val="nil"/>
              <w:left w:val="single" w:color="auto" w:sz="4" w:space="0"/>
              <w:bottom w:val="single" w:color="auto" w:sz="4" w:space="0"/>
              <w:right w:val="single" w:color="auto" w:sz="4" w:space="0"/>
            </w:tcBorders>
            <w:shd w:val="clear" w:color="auto" w:fill="9BC2E6"/>
            <w:tcMar/>
            <w:vAlign w:val="center"/>
            <w:hideMark/>
          </w:tcPr>
          <w:p w:rsidRPr="00631CC1" w:rsidR="00631CC1" w:rsidP="1D91FF77" w:rsidRDefault="00631CC1" w14:paraId="18411FC5" w14:textId="77777777" w14:noSpellErr="1">
            <w:pPr>
              <w:spacing w:after="0" w:line="240" w:lineRule="auto"/>
              <w:jc w:val="center"/>
              <w:rPr>
                <w:rFonts w:ascii="Cambria" w:hAnsi="Cambria" w:eastAsia="Cambria" w:cs="Cambria"/>
                <w:color w:val="000000" w:themeColor="text1" w:themeTint="FF" w:themeShade="FF"/>
                <w:sz w:val="24"/>
                <w:szCs w:val="24"/>
                <w:lang w:val="en-US"/>
              </w:rPr>
            </w:pPr>
            <w:r w:rsidRPr="1D91FF77" w:rsidR="1D91FF77">
              <w:rPr>
                <w:rFonts w:ascii="Cambria" w:hAnsi="Cambria" w:eastAsia="Cambria" w:cs="Cambria"/>
                <w:color w:val="000000" w:themeColor="text1" w:themeTint="FF" w:themeShade="FF"/>
                <w:sz w:val="24"/>
                <w:szCs w:val="24"/>
                <w:lang w:val="en-US"/>
              </w:rPr>
              <w:t>Acrylic Clear Sheet</w:t>
            </w:r>
          </w:p>
        </w:tc>
        <w:tc>
          <w:tcPr>
            <w:tcW w:w="2784" w:type="dxa"/>
            <w:vMerge/>
            <w:tcBorders>
              <w:top w:val="nil"/>
              <w:left w:val="single" w:color="auto" w:sz="4" w:space="0"/>
              <w:bottom w:val="single" w:color="auto" w:sz="4" w:space="0"/>
              <w:right w:val="single" w:color="auto" w:sz="4" w:space="0"/>
            </w:tcBorders>
            <w:vAlign w:val="center"/>
            <w:hideMark/>
          </w:tcPr>
          <w:p w:rsidRPr="00631CC1" w:rsidR="00631CC1" w:rsidP="00631CC1" w:rsidRDefault="00631CC1" w14:paraId="156C8EC7" w14:textId="77777777">
            <w:pPr>
              <w:spacing w:after="0" w:line="240" w:lineRule="auto"/>
              <w:rPr>
                <w:rFonts w:ascii="Calibri" w:hAnsi="Calibri" w:eastAsia="Times New Roman" w:cs="Times New Roman"/>
                <w:color w:val="000000"/>
                <w:sz w:val="24"/>
                <w:szCs w:val="24"/>
                <w:lang w:val="en-US"/>
              </w:rPr>
            </w:pPr>
          </w:p>
        </w:tc>
        <w:tc>
          <w:tcPr>
            <w:tcW w:w="1910" w:type="dxa"/>
            <w:tcBorders>
              <w:top w:val="nil"/>
              <w:left w:val="nil"/>
              <w:bottom w:val="single" w:color="auto" w:sz="4" w:space="0"/>
              <w:right w:val="single" w:color="auto" w:sz="4" w:space="0"/>
            </w:tcBorders>
            <w:shd w:val="clear" w:color="auto" w:fill="9BC2E6"/>
            <w:tcMar/>
            <w:vAlign w:val="center"/>
            <w:hideMark/>
          </w:tcPr>
          <w:p w:rsidRPr="00631CC1" w:rsidR="00631CC1" w:rsidP="1D91FF77" w:rsidRDefault="00631CC1" w14:paraId="00AE2357" w14:textId="77777777">
            <w:pPr>
              <w:spacing w:after="0" w:line="240" w:lineRule="auto"/>
              <w:jc w:val="center"/>
              <w:rPr>
                <w:rFonts w:ascii="Cambria" w:hAnsi="Cambria" w:eastAsia="Cambria" w:cs="Cambria"/>
                <w:color w:val="000000" w:themeColor="text1" w:themeTint="FF" w:themeShade="FF"/>
                <w:sz w:val="24"/>
                <w:szCs w:val="24"/>
                <w:lang w:val="en-US"/>
              </w:rPr>
            </w:pPr>
            <w:r w:rsidRPr="1D91FF77" w:rsidR="1D91FF77">
              <w:rPr>
                <w:rFonts w:ascii="Cambria" w:hAnsi="Cambria" w:eastAsia="Cambria" w:cs="Cambria"/>
                <w:color w:val="000000" w:themeColor="text1" w:themeTint="FF" w:themeShade="FF"/>
                <w:sz w:val="24"/>
                <w:szCs w:val="24"/>
                <w:lang w:val="en-US"/>
              </w:rPr>
              <w:t>1</w:t>
            </w:r>
          </w:p>
        </w:tc>
        <w:tc>
          <w:tcPr>
            <w:tcW w:w="1915" w:type="dxa"/>
            <w:tcBorders>
              <w:top w:val="nil"/>
              <w:left w:val="nil"/>
              <w:bottom w:val="single" w:color="auto" w:sz="4" w:space="0"/>
              <w:right w:val="single" w:color="auto" w:sz="4" w:space="0"/>
            </w:tcBorders>
            <w:shd w:val="clear" w:color="auto" w:fill="9BC2E6"/>
            <w:tcMar/>
            <w:vAlign w:val="center"/>
            <w:hideMark/>
          </w:tcPr>
          <w:p w:rsidRPr="00631CC1" w:rsidR="00631CC1" w:rsidP="1D91FF77" w:rsidRDefault="00631CC1" w14:paraId="338E792D" w14:textId="77777777">
            <w:pPr>
              <w:spacing w:after="0" w:line="240" w:lineRule="auto"/>
              <w:jc w:val="center"/>
              <w:rPr>
                <w:rFonts w:ascii="Cambria" w:hAnsi="Cambria" w:eastAsia="Cambria" w:cs="Cambria"/>
                <w:color w:val="000000" w:themeColor="text1" w:themeTint="FF" w:themeShade="FF"/>
                <w:sz w:val="24"/>
                <w:szCs w:val="24"/>
                <w:lang w:val="en-US"/>
              </w:rPr>
            </w:pPr>
            <w:r w:rsidRPr="1D91FF77" w:rsidR="1D91FF77">
              <w:rPr>
                <w:rFonts w:ascii="Cambria" w:hAnsi="Cambria" w:eastAsia="Cambria" w:cs="Cambria"/>
                <w:color w:val="000000" w:themeColor="text1" w:themeTint="FF" w:themeShade="FF"/>
                <w:sz w:val="24"/>
                <w:szCs w:val="24"/>
                <w:lang w:val="en-US"/>
              </w:rPr>
              <w:t>76.49</w:t>
            </w:r>
          </w:p>
        </w:tc>
      </w:tr>
      <w:tr w:rsidRPr="00631CC1" w:rsidR="00631CC1" w:rsidTr="1D91FF77" w14:paraId="6DDD1451" w14:textId="77777777">
        <w:trPr>
          <w:trHeight w:val="140"/>
        </w:trPr>
        <w:tc>
          <w:tcPr>
            <w:tcW w:w="2636" w:type="dxa"/>
            <w:tcBorders>
              <w:top w:val="nil"/>
              <w:left w:val="single" w:color="auto" w:sz="4" w:space="0"/>
              <w:bottom w:val="nil"/>
              <w:right w:val="single" w:color="auto" w:sz="4" w:space="0"/>
            </w:tcBorders>
            <w:shd w:val="clear" w:color="auto" w:fill="9BC2E6"/>
            <w:tcMar/>
            <w:vAlign w:val="center"/>
            <w:hideMark/>
          </w:tcPr>
          <w:p w:rsidRPr="00631CC1" w:rsidR="00631CC1" w:rsidP="1D91FF77" w:rsidRDefault="00631CC1" w14:paraId="4BC05E6E" w14:textId="77777777" w14:noSpellErr="1">
            <w:pPr>
              <w:spacing w:after="0" w:line="240" w:lineRule="auto"/>
              <w:jc w:val="center"/>
              <w:rPr>
                <w:rFonts w:ascii="Cambria" w:hAnsi="Cambria" w:eastAsia="Cambria" w:cs="Cambria"/>
                <w:color w:val="000000" w:themeColor="text1" w:themeTint="FF" w:themeShade="FF"/>
                <w:sz w:val="24"/>
                <w:szCs w:val="24"/>
                <w:lang w:val="en-US"/>
              </w:rPr>
            </w:pPr>
            <w:r w:rsidRPr="1D91FF77" w:rsidR="1D91FF77">
              <w:rPr>
                <w:rFonts w:ascii="Cambria" w:hAnsi="Cambria" w:eastAsia="Cambria" w:cs="Cambria"/>
                <w:color w:val="000000" w:themeColor="text1" w:themeTint="FF" w:themeShade="FF"/>
                <w:sz w:val="24"/>
                <w:szCs w:val="24"/>
                <w:lang w:val="en-US"/>
              </w:rPr>
              <w:t>Vinyl Tubing</w:t>
            </w:r>
          </w:p>
        </w:tc>
        <w:tc>
          <w:tcPr>
            <w:tcW w:w="2784" w:type="dxa"/>
            <w:vMerge/>
            <w:tcBorders>
              <w:top w:val="nil"/>
              <w:left w:val="single" w:color="auto" w:sz="4" w:space="0"/>
              <w:bottom w:val="single" w:color="auto" w:sz="4" w:space="0"/>
              <w:right w:val="single" w:color="auto" w:sz="4" w:space="0"/>
            </w:tcBorders>
            <w:vAlign w:val="center"/>
            <w:hideMark/>
          </w:tcPr>
          <w:p w:rsidRPr="00631CC1" w:rsidR="00631CC1" w:rsidP="00631CC1" w:rsidRDefault="00631CC1" w14:paraId="2DF37210" w14:textId="77777777">
            <w:pPr>
              <w:spacing w:after="0" w:line="240" w:lineRule="auto"/>
              <w:rPr>
                <w:rFonts w:ascii="Calibri" w:hAnsi="Calibri" w:eastAsia="Times New Roman" w:cs="Times New Roman"/>
                <w:color w:val="000000"/>
                <w:sz w:val="24"/>
                <w:szCs w:val="24"/>
                <w:lang w:val="en-US"/>
              </w:rPr>
            </w:pPr>
          </w:p>
        </w:tc>
        <w:tc>
          <w:tcPr>
            <w:tcW w:w="1910" w:type="dxa"/>
            <w:tcBorders>
              <w:top w:val="nil"/>
              <w:left w:val="nil"/>
              <w:bottom w:val="nil"/>
              <w:right w:val="single" w:color="auto" w:sz="4" w:space="0"/>
            </w:tcBorders>
            <w:shd w:val="clear" w:color="auto" w:fill="9BC2E6"/>
            <w:tcMar/>
            <w:vAlign w:val="center"/>
            <w:hideMark/>
          </w:tcPr>
          <w:p w:rsidRPr="00631CC1" w:rsidR="00631CC1" w:rsidP="1D91FF77" w:rsidRDefault="00631CC1" w14:paraId="6F6B89F4" w14:textId="77777777">
            <w:pPr>
              <w:spacing w:after="0" w:line="240" w:lineRule="auto"/>
              <w:jc w:val="center"/>
              <w:rPr>
                <w:rFonts w:ascii="Cambria" w:hAnsi="Cambria" w:eastAsia="Cambria" w:cs="Cambria"/>
                <w:color w:val="000000" w:themeColor="text1" w:themeTint="FF" w:themeShade="FF"/>
                <w:sz w:val="24"/>
                <w:szCs w:val="24"/>
                <w:lang w:val="en-US"/>
              </w:rPr>
            </w:pPr>
            <w:r w:rsidRPr="1D91FF77" w:rsidR="1D91FF77">
              <w:rPr>
                <w:rFonts w:ascii="Cambria" w:hAnsi="Cambria" w:eastAsia="Cambria" w:cs="Cambria"/>
                <w:color w:val="000000" w:themeColor="text1" w:themeTint="FF" w:themeShade="FF"/>
                <w:sz w:val="24"/>
                <w:szCs w:val="24"/>
                <w:lang w:val="en-US"/>
              </w:rPr>
              <w:t>1</w:t>
            </w:r>
          </w:p>
        </w:tc>
        <w:tc>
          <w:tcPr>
            <w:tcW w:w="1915" w:type="dxa"/>
            <w:tcBorders>
              <w:top w:val="nil"/>
              <w:left w:val="nil"/>
              <w:bottom w:val="nil"/>
              <w:right w:val="single" w:color="auto" w:sz="4" w:space="0"/>
            </w:tcBorders>
            <w:shd w:val="clear" w:color="auto" w:fill="9BC2E6"/>
            <w:tcMar/>
            <w:vAlign w:val="center"/>
            <w:hideMark/>
          </w:tcPr>
          <w:p w:rsidRPr="00631CC1" w:rsidR="00631CC1" w:rsidP="1D91FF77" w:rsidRDefault="00631CC1" w14:paraId="0B98540C" w14:textId="77777777">
            <w:pPr>
              <w:spacing w:after="0" w:line="240" w:lineRule="auto"/>
              <w:jc w:val="center"/>
              <w:rPr>
                <w:rFonts w:ascii="Cambria" w:hAnsi="Cambria" w:eastAsia="Cambria" w:cs="Cambria"/>
                <w:color w:val="000000" w:themeColor="text1" w:themeTint="FF" w:themeShade="FF"/>
                <w:sz w:val="24"/>
                <w:szCs w:val="24"/>
                <w:lang w:val="en-US"/>
              </w:rPr>
            </w:pPr>
            <w:r w:rsidRPr="1D91FF77" w:rsidR="1D91FF77">
              <w:rPr>
                <w:rFonts w:ascii="Cambria" w:hAnsi="Cambria" w:eastAsia="Cambria" w:cs="Cambria"/>
                <w:color w:val="000000" w:themeColor="text1" w:themeTint="FF" w:themeShade="FF"/>
                <w:sz w:val="24"/>
                <w:szCs w:val="24"/>
                <w:lang w:val="en-US"/>
              </w:rPr>
              <w:t>0.85</w:t>
            </w:r>
          </w:p>
        </w:tc>
      </w:tr>
      <w:tr w:rsidRPr="00631CC1" w:rsidR="00631CC1" w:rsidTr="1D91FF77" w14:paraId="42D5735F" w14:textId="77777777">
        <w:trPr>
          <w:trHeight w:val="293"/>
        </w:trPr>
        <w:tc>
          <w:tcPr>
            <w:tcW w:w="2636" w:type="dxa"/>
            <w:vMerge w:val="restart"/>
            <w:tcBorders>
              <w:top w:val="single" w:color="auto" w:sz="8" w:space="0"/>
              <w:left w:val="single" w:color="auto" w:sz="8" w:space="0"/>
              <w:bottom w:val="single" w:color="000000" w:themeColor="text1" w:sz="8" w:space="0"/>
              <w:right w:val="nil"/>
            </w:tcBorders>
            <w:shd w:val="clear" w:color="auto" w:fill="auto"/>
            <w:tcMar/>
            <w:vAlign w:val="center"/>
            <w:hideMark/>
          </w:tcPr>
          <w:p w:rsidRPr="00631CC1" w:rsidR="00631CC1" w:rsidP="1D91FF77" w:rsidRDefault="00631CC1" w14:paraId="55615DF6" w14:textId="18F9AEB5" w14:noSpellErr="1">
            <w:pPr>
              <w:spacing w:after="0" w:line="240" w:lineRule="auto"/>
              <w:jc w:val="center"/>
              <w:rPr>
                <w:rFonts w:ascii="Cambria" w:hAnsi="Cambria" w:eastAsia="Cambria" w:cs="Cambria"/>
                <w:color w:val="000000" w:themeColor="text1" w:themeTint="FF" w:themeShade="FF"/>
                <w:sz w:val="24"/>
                <w:szCs w:val="24"/>
                <w:lang w:val="en-US"/>
              </w:rPr>
            </w:pPr>
            <w:r w:rsidRPr="1D91FF77" w:rsidR="1D91FF77">
              <w:rPr>
                <w:rFonts w:ascii="Cambria" w:hAnsi="Cambria" w:eastAsia="Cambria" w:cs="Cambria"/>
                <w:color w:val="000000" w:themeColor="text1" w:themeTint="FF" w:themeShade="FF"/>
                <w:sz w:val="24"/>
                <w:szCs w:val="24"/>
                <w:lang w:val="en-US"/>
              </w:rPr>
              <w:t>Total w/ Tax</w:t>
            </w:r>
            <w:r w:rsidRPr="1D91FF77" w:rsidR="1D91FF77">
              <w:rPr>
                <w:rFonts w:ascii="Cambria" w:hAnsi="Cambria" w:eastAsia="Cambria" w:cs="Cambria"/>
                <w:color w:val="000000" w:themeColor="text1" w:themeTint="FF" w:themeShade="FF"/>
                <w:sz w:val="24"/>
                <w:szCs w:val="24"/>
                <w:lang w:val="en-US"/>
              </w:rPr>
              <w:t xml:space="preserve"> and Shipping</w:t>
            </w:r>
          </w:p>
        </w:tc>
        <w:tc>
          <w:tcPr>
            <w:tcW w:w="4694" w:type="dxa"/>
            <w:gridSpan w:val="2"/>
            <w:vMerge w:val="restart"/>
            <w:tcBorders>
              <w:top w:val="single" w:color="auto" w:sz="8" w:space="0"/>
              <w:left w:val="nil"/>
              <w:bottom w:val="single" w:color="000000" w:themeColor="text1" w:sz="8" w:space="0"/>
              <w:right w:val="nil"/>
            </w:tcBorders>
            <w:shd w:val="clear" w:color="auto" w:fill="auto"/>
            <w:tcMar/>
            <w:vAlign w:val="center"/>
            <w:hideMark/>
          </w:tcPr>
          <w:p w:rsidRPr="00631CC1" w:rsidR="00631CC1" w:rsidP="1D91FF77" w:rsidRDefault="00631CC1" w14:paraId="135E8DFF" w14:textId="77777777">
            <w:pPr>
              <w:spacing w:after="0" w:line="240" w:lineRule="auto"/>
              <w:jc w:val="center"/>
              <w:rPr>
                <w:rFonts w:ascii="Cambria" w:hAnsi="Cambria" w:eastAsia="Cambria" w:cs="Cambria"/>
                <w:color w:val="000000" w:themeColor="text1" w:themeTint="FF" w:themeShade="FF"/>
                <w:sz w:val="24"/>
                <w:szCs w:val="24"/>
                <w:lang w:val="en-US"/>
              </w:rPr>
            </w:pPr>
            <w:r w:rsidRPr="1D91FF77" w:rsidR="1D91FF77">
              <w:rPr>
                <w:rFonts w:ascii="Cambria" w:hAnsi="Cambria" w:eastAsia="Cambria" w:cs="Cambria"/>
                <w:color w:val="000000" w:themeColor="text1" w:themeTint="FF" w:themeShade="FF"/>
                <w:sz w:val="24"/>
                <w:szCs w:val="24"/>
                <w:lang w:val="en-US"/>
              </w:rPr>
              <w:t> </w:t>
            </w:r>
          </w:p>
        </w:tc>
        <w:tc>
          <w:tcPr>
            <w:tcW w:w="1915" w:type="dxa"/>
            <w:vMerge w:val="restart"/>
            <w:tcBorders>
              <w:top w:val="single" w:color="auto" w:sz="8" w:space="0"/>
              <w:left w:val="nil"/>
              <w:bottom w:val="single" w:color="000000" w:themeColor="text1" w:sz="8" w:space="0"/>
              <w:right w:val="single" w:color="auto" w:sz="8" w:space="0"/>
            </w:tcBorders>
            <w:shd w:val="clear" w:color="auto" w:fill="auto"/>
            <w:tcMar/>
            <w:vAlign w:val="center"/>
            <w:hideMark/>
          </w:tcPr>
          <w:p w:rsidRPr="00631CC1" w:rsidR="00631CC1" w:rsidP="1D91FF77" w:rsidRDefault="00631CC1" w14:paraId="2D7A2B22" w14:textId="77777777" w14:noSpellErr="1">
            <w:pPr>
              <w:spacing w:after="0" w:line="240" w:lineRule="auto"/>
              <w:jc w:val="center"/>
              <w:rPr>
                <w:rFonts w:ascii="Cambria" w:hAnsi="Cambria" w:eastAsia="Cambria" w:cs="Cambria"/>
                <w:color w:val="000000" w:themeColor="text1" w:themeTint="FF" w:themeShade="FF"/>
                <w:sz w:val="24"/>
                <w:szCs w:val="24"/>
                <w:lang w:val="en-US"/>
              </w:rPr>
            </w:pPr>
            <w:r w:rsidRPr="1D91FF77" w:rsidR="1D91FF77">
              <w:rPr>
                <w:rFonts w:ascii="Cambria" w:hAnsi="Cambria" w:eastAsia="Cambria" w:cs="Cambria"/>
                <w:color w:val="000000" w:themeColor="text1" w:themeTint="FF" w:themeShade="FF"/>
                <w:sz w:val="24"/>
                <w:szCs w:val="24"/>
                <w:lang w:val="en-US"/>
              </w:rPr>
              <w:t xml:space="preserve">$435.40 </w:t>
            </w:r>
          </w:p>
        </w:tc>
      </w:tr>
      <w:tr w:rsidRPr="00631CC1" w:rsidR="00631CC1" w:rsidTr="00631CC1" w14:paraId="26ABB9D8" w14:textId="77777777">
        <w:trPr>
          <w:trHeight w:val="450"/>
        </w:trPr>
        <w:tc>
          <w:tcPr>
            <w:tcW w:w="2636" w:type="dxa"/>
            <w:vMerge/>
            <w:tcBorders>
              <w:top w:val="single" w:color="auto" w:sz="8" w:space="0"/>
              <w:left w:val="single" w:color="auto" w:sz="8" w:space="0"/>
              <w:bottom w:val="single" w:color="000000" w:sz="8" w:space="0"/>
              <w:right w:val="nil"/>
            </w:tcBorders>
            <w:vAlign w:val="center"/>
            <w:hideMark/>
          </w:tcPr>
          <w:p w:rsidRPr="00631CC1" w:rsidR="00631CC1" w:rsidP="00631CC1" w:rsidRDefault="00631CC1" w14:paraId="11B7C9F3" w14:textId="77777777">
            <w:pPr>
              <w:spacing w:after="0" w:line="240" w:lineRule="auto"/>
              <w:rPr>
                <w:rFonts w:ascii="Calibri" w:hAnsi="Calibri" w:eastAsia="Times New Roman" w:cs="Times New Roman"/>
                <w:color w:val="000000"/>
                <w:sz w:val="24"/>
                <w:szCs w:val="24"/>
                <w:lang w:val="en-US"/>
              </w:rPr>
            </w:pPr>
          </w:p>
        </w:tc>
        <w:tc>
          <w:tcPr>
            <w:tcW w:w="4694" w:type="dxa"/>
            <w:gridSpan w:val="2"/>
            <w:vMerge/>
            <w:tcBorders>
              <w:top w:val="single" w:color="auto" w:sz="8" w:space="0"/>
              <w:left w:val="nil"/>
              <w:bottom w:val="single" w:color="000000" w:sz="8" w:space="0"/>
              <w:right w:val="nil"/>
            </w:tcBorders>
            <w:vAlign w:val="center"/>
            <w:hideMark/>
          </w:tcPr>
          <w:p w:rsidRPr="00631CC1" w:rsidR="00631CC1" w:rsidP="00631CC1" w:rsidRDefault="00631CC1" w14:paraId="52CB18DD" w14:textId="77777777">
            <w:pPr>
              <w:spacing w:after="0" w:line="240" w:lineRule="auto"/>
              <w:rPr>
                <w:rFonts w:ascii="Calibri" w:hAnsi="Calibri" w:eastAsia="Times New Roman" w:cs="Times New Roman"/>
                <w:color w:val="000000"/>
                <w:sz w:val="24"/>
                <w:szCs w:val="24"/>
                <w:lang w:val="en-US"/>
              </w:rPr>
            </w:pPr>
          </w:p>
        </w:tc>
        <w:tc>
          <w:tcPr>
            <w:tcW w:w="1915" w:type="dxa"/>
            <w:vMerge/>
            <w:tcBorders>
              <w:top w:val="single" w:color="auto" w:sz="8" w:space="0"/>
              <w:left w:val="nil"/>
              <w:bottom w:val="single" w:color="000000" w:sz="8" w:space="0"/>
              <w:right w:val="single" w:color="auto" w:sz="8" w:space="0"/>
            </w:tcBorders>
            <w:vAlign w:val="center"/>
            <w:hideMark/>
          </w:tcPr>
          <w:p w:rsidRPr="00631CC1" w:rsidR="00631CC1" w:rsidP="00631CC1" w:rsidRDefault="00631CC1" w14:paraId="5485A8DB" w14:textId="77777777">
            <w:pPr>
              <w:spacing w:after="0" w:line="240" w:lineRule="auto"/>
              <w:rPr>
                <w:rFonts w:ascii="Calibri" w:hAnsi="Calibri" w:eastAsia="Times New Roman" w:cs="Times New Roman"/>
                <w:color w:val="000000"/>
                <w:sz w:val="24"/>
                <w:szCs w:val="24"/>
                <w:lang w:val="en-US"/>
              </w:rPr>
            </w:pPr>
          </w:p>
        </w:tc>
      </w:tr>
    </w:tbl>
    <w:p w:rsidR="00033C21" w:rsidP="00256A34" w:rsidRDefault="00033C21" w14:paraId="69168ED1" w14:textId="0FA00710">
      <w:pPr>
        <w:ind w:firstLine="720"/>
        <w:jc w:val="both"/>
        <w:rPr>
          <w:rFonts w:ascii="Cambria" w:hAnsi="Cambria" w:eastAsia="Cambria" w:cs="Cambria"/>
          <w:color w:val="000000" w:themeColor="text1"/>
          <w:sz w:val="24"/>
          <w:szCs w:val="24"/>
        </w:rPr>
      </w:pPr>
    </w:p>
    <w:p w:rsidR="003C45A5" w:rsidP="00256A34" w:rsidRDefault="003C45A5" w14:paraId="7A4EFA07" w14:textId="7889679E">
      <w:pPr>
        <w:ind w:firstLine="720"/>
        <w:jc w:val="both"/>
        <w:rPr>
          <w:rFonts w:ascii="Cambria" w:hAnsi="Cambria" w:eastAsia="Cambria" w:cs="Cambria"/>
          <w:color w:val="000000" w:themeColor="text1"/>
          <w:sz w:val="24"/>
          <w:szCs w:val="24"/>
        </w:rPr>
      </w:pPr>
    </w:p>
    <w:p w:rsidR="003C45A5" w:rsidP="00256A34" w:rsidRDefault="003C45A5" w14:paraId="5916DED9" w14:textId="77777777">
      <w:pPr>
        <w:ind w:firstLine="720"/>
        <w:jc w:val="both"/>
        <w:rPr>
          <w:rFonts w:ascii="Cambria" w:hAnsi="Cambria" w:eastAsia="Cambria" w:cs="Cambria"/>
          <w:color w:val="000000" w:themeColor="text1"/>
          <w:sz w:val="24"/>
          <w:szCs w:val="24"/>
        </w:rPr>
      </w:pPr>
    </w:p>
    <w:p w:rsidR="003C45A5" w:rsidRDefault="003C45A5" w14:paraId="293C2123" w14:textId="77777777">
      <w:pPr>
        <w:rPr>
          <w:rFonts w:ascii="Century" w:hAnsi="Century" w:eastAsia="Century" w:cs="Century"/>
          <w:sz w:val="40"/>
          <w:szCs w:val="40"/>
        </w:rPr>
      </w:pPr>
      <w:r>
        <w:rPr>
          <w:rFonts w:ascii="Century" w:hAnsi="Century" w:eastAsia="Century" w:cs="Century"/>
          <w:sz w:val="40"/>
          <w:szCs w:val="40"/>
        </w:rPr>
        <w:br w:type="page"/>
      </w:r>
    </w:p>
    <w:p w:rsidRPr="00A06E09" w:rsidR="00A06E09" w:rsidP="1D91FF77" w:rsidRDefault="00A06E09" w14:paraId="67FF7885" w14:textId="649452DF" w14:noSpellErr="1">
      <w:pPr>
        <w:jc w:val="center"/>
        <w:rPr>
          <w:rFonts w:ascii="Century" w:hAnsi="Century" w:eastAsia="Century" w:cs="Century"/>
          <w:sz w:val="32"/>
          <w:szCs w:val="32"/>
        </w:rPr>
      </w:pPr>
      <w:r w:rsidRPr="1D91FF77" w:rsidR="1D91FF77">
        <w:rPr>
          <w:rFonts w:ascii="Century" w:hAnsi="Century" w:eastAsia="Century" w:cs="Century"/>
          <w:sz w:val="40"/>
          <w:szCs w:val="40"/>
        </w:rPr>
        <w:t>D</w:t>
      </w:r>
      <w:r w:rsidRPr="1D91FF77" w:rsidR="1D91FF77">
        <w:rPr>
          <w:rFonts w:ascii="Century" w:hAnsi="Century" w:eastAsia="Century" w:cs="Century"/>
          <w:sz w:val="32"/>
          <w:szCs w:val="32"/>
        </w:rPr>
        <w:t xml:space="preserve">ESIGN </w:t>
      </w:r>
      <w:r w:rsidRPr="1D91FF77" w:rsidR="1D91FF77">
        <w:rPr>
          <w:rFonts w:ascii="Century" w:hAnsi="Century" w:eastAsia="Century" w:cs="Century"/>
          <w:sz w:val="40"/>
          <w:szCs w:val="40"/>
        </w:rPr>
        <w:t>E</w:t>
      </w:r>
      <w:r w:rsidRPr="1D91FF77" w:rsidR="1D91FF77">
        <w:rPr>
          <w:rFonts w:ascii="Century" w:hAnsi="Century" w:eastAsia="Century" w:cs="Century"/>
          <w:sz w:val="32"/>
          <w:szCs w:val="32"/>
        </w:rPr>
        <w:t>VALUATION</w:t>
      </w:r>
    </w:p>
    <w:p w:rsidR="00A06E09" w:rsidP="1D91FF77" w:rsidRDefault="006401DC" w14:paraId="0122452D" w14:textId="6A3466AE">
      <w:pPr>
        <w:jc w:val="both"/>
        <w:rPr>
          <w:rFonts w:ascii="Cambria" w:hAnsi="Cambria" w:eastAsia="Cambria" w:cs="Cambria"/>
          <w:color w:val="000000" w:themeColor="text1" w:themeTint="FF" w:themeShade="FF"/>
          <w:sz w:val="24"/>
          <w:szCs w:val="24"/>
        </w:rPr>
      </w:pPr>
      <w:r>
        <w:rPr>
          <w:rFonts w:ascii="Cambria" w:hAnsi="Cambria" w:eastAsia="Cambria" w:cs="Cambria"/>
          <w:color w:val="000000" w:themeColor="text1"/>
          <w:sz w:val="24"/>
          <w:szCs w:val="24"/>
        </w:rPr>
        <w:tab/>
      </w:r>
      <w:r w:rsidR="004C3C5C">
        <w:rPr>
          <w:rFonts w:ascii="Cambria" w:hAnsi="Cambria" w:eastAsia="Cambria" w:cs="Cambria"/>
          <w:color w:val="000000" w:themeColor="text1"/>
          <w:sz w:val="24"/>
          <w:szCs w:val="24"/>
        </w:rPr>
        <w:t xml:space="preserve">The first prototype of the </w:t>
      </w:r>
      <w:proofErr w:type="spellStart"/>
      <w:r w:rsidR="004C3C5C">
        <w:rPr>
          <w:rFonts w:ascii="Cambria" w:hAnsi="Cambria" w:eastAsia="Cambria" w:cs="Cambria"/>
          <w:color w:val="000000" w:themeColor="text1"/>
          <w:sz w:val="24"/>
          <w:szCs w:val="24"/>
        </w:rPr>
        <w:t>TrueRain</w:t>
      </w:r>
      <w:proofErr w:type="spellEnd"/>
      <w:r w:rsidR="004C3C5C">
        <w:rPr>
          <w:rFonts w:ascii="Cambria" w:hAnsi="Cambria" w:eastAsia="Cambria" w:cs="Cambria"/>
          <w:color w:val="000000" w:themeColor="text1"/>
          <w:sz w:val="24"/>
          <w:szCs w:val="24"/>
        </w:rPr>
        <w:t xml:space="preserve"> system performed the tasks it was designed to do and the design was more or less well done. However, after the evaluation</w:t>
      </w:r>
      <w:r w:rsidR="00F82436">
        <w:rPr>
          <w:rFonts w:ascii="Cambria" w:hAnsi="Cambria" w:eastAsia="Cambria" w:cs="Cambria"/>
          <w:color w:val="000000" w:themeColor="text1"/>
          <w:sz w:val="24"/>
          <w:szCs w:val="24"/>
        </w:rPr>
        <w:t>, of the performance at the trade show and reflection of the initial constraints</w:t>
      </w:r>
      <w:r w:rsidR="004C3C5C">
        <w:rPr>
          <w:rFonts w:ascii="Cambria" w:hAnsi="Cambria" w:eastAsia="Cambria" w:cs="Cambria"/>
          <w:color w:val="000000" w:themeColor="text1"/>
          <w:sz w:val="24"/>
          <w:szCs w:val="24"/>
        </w:rPr>
        <w:t>, it was apparent that there</w:t>
      </w:r>
      <w:r w:rsidR="00F82436">
        <w:rPr>
          <w:rFonts w:ascii="Cambria" w:hAnsi="Cambria" w:eastAsia="Cambria" w:cs="Cambria"/>
          <w:color w:val="000000" w:themeColor="text1"/>
          <w:sz w:val="24"/>
          <w:szCs w:val="24"/>
        </w:rPr>
        <w:t xml:space="preserve"> were some aspects of the design </w:t>
      </w:r>
      <w:r w:rsidR="004C3C5C">
        <w:rPr>
          <w:rFonts w:ascii="Cambria" w:hAnsi="Cambria" w:eastAsia="Cambria" w:cs="Cambria"/>
          <w:color w:val="000000" w:themeColor="text1"/>
          <w:sz w:val="24"/>
          <w:szCs w:val="24"/>
        </w:rPr>
        <w:t>that could be improved.</w:t>
      </w:r>
    </w:p>
    <w:p w:rsidR="007D67C3" w:rsidP="1D91FF77" w:rsidRDefault="00D43384" w14:paraId="5723768C" w14:textId="2ADB2C4C" w14:noSpellErr="1">
      <w:pPr>
        <w:jc w:val="both"/>
        <w:rPr>
          <w:rFonts w:ascii="Cambria" w:hAnsi="Cambria" w:eastAsia="Cambria" w:cs="Cambria"/>
          <w:color w:val="000000" w:themeColor="text1" w:themeTint="FF" w:themeShade="FF"/>
          <w:sz w:val="24"/>
          <w:szCs w:val="24"/>
        </w:rPr>
      </w:pPr>
      <w:r>
        <w:rPr>
          <w:rFonts w:ascii="Cambria" w:hAnsi="Cambria" w:eastAsia="Cambria" w:cs="Cambria"/>
          <w:color w:val="000000" w:themeColor="text1"/>
          <w:sz w:val="24"/>
          <w:szCs w:val="24"/>
        </w:rPr>
        <w:tab/>
      </w:r>
      <w:r>
        <w:rPr>
          <w:rFonts w:ascii="Cambria" w:hAnsi="Cambria" w:eastAsia="Cambria" w:cs="Cambria"/>
          <w:color w:val="000000" w:themeColor="text1"/>
          <w:sz w:val="24"/>
          <w:szCs w:val="24"/>
        </w:rPr>
        <w:t>The wooden demonstration enclosure was well built in terms of structural integrity.</w:t>
      </w:r>
      <w:r w:rsidR="004C0ACE">
        <w:rPr>
          <w:rFonts w:ascii="Cambria" w:hAnsi="Cambria" w:eastAsia="Cambria" w:cs="Cambria"/>
          <w:color w:val="000000" w:themeColor="text1"/>
          <w:sz w:val="24"/>
          <w:szCs w:val="24"/>
        </w:rPr>
        <w:t xml:space="preserve"> During the whole testing phase, moving it from various locations and the trade show performance it stayed strong. There was a major problem with it however. The slot cut out for the reservoir was not water tight. The water would leak through the bottom which was a major problem. For future demonstrations a plastic container will have to be used as a reservoir for the pump.</w:t>
      </w:r>
    </w:p>
    <w:p w:rsidR="00704977" w:rsidP="1D91FF77" w:rsidRDefault="00F82436" w14:paraId="2E1B0643" w14:textId="77839E0B">
      <w:pPr>
        <w:jc w:val="both"/>
        <w:rPr>
          <w:rFonts w:ascii="Cambria" w:hAnsi="Cambria" w:eastAsia="Cambria" w:cs="Cambria"/>
          <w:color w:val="000000" w:themeColor="text1" w:themeTint="FF" w:themeShade="FF"/>
          <w:sz w:val="24"/>
          <w:szCs w:val="24"/>
        </w:rPr>
      </w:pPr>
      <w:r>
        <w:rPr>
          <w:rFonts w:ascii="Cambria" w:hAnsi="Cambria" w:eastAsia="Cambria" w:cs="Cambria"/>
          <w:color w:val="000000" w:themeColor="text1"/>
          <w:sz w:val="24"/>
          <w:szCs w:val="24"/>
        </w:rPr>
        <w:tab/>
      </w:r>
      <w:r>
        <w:rPr>
          <w:rFonts w:ascii="Cambria" w:hAnsi="Cambria" w:eastAsia="Cambria" w:cs="Cambria"/>
          <w:color w:val="000000" w:themeColor="text1"/>
          <w:sz w:val="24"/>
          <w:szCs w:val="24"/>
        </w:rPr>
        <w:t xml:space="preserve">The systems </w:t>
      </w:r>
      <w:r w:rsidR="003750FD">
        <w:rPr>
          <w:rFonts w:ascii="Cambria" w:hAnsi="Cambria" w:eastAsia="Cambria" w:cs="Cambria"/>
          <w:color w:val="000000" w:themeColor="text1"/>
          <w:sz w:val="24"/>
          <w:szCs w:val="24"/>
        </w:rPr>
        <w:t>means</w:t>
      </w:r>
      <w:r>
        <w:rPr>
          <w:rFonts w:ascii="Cambria" w:hAnsi="Cambria" w:eastAsia="Cambria" w:cs="Cambria"/>
          <w:color w:val="000000" w:themeColor="text1"/>
          <w:sz w:val="24"/>
          <w:szCs w:val="24"/>
        </w:rPr>
        <w:t xml:space="preserve"> of movement worked very well. The rack and p</w:t>
      </w:r>
      <w:r w:rsidR="003750FD">
        <w:rPr>
          <w:rFonts w:ascii="Cambria" w:hAnsi="Cambria" w:eastAsia="Cambria" w:cs="Cambria"/>
          <w:color w:val="000000" w:themeColor="text1"/>
          <w:sz w:val="24"/>
          <w:szCs w:val="24"/>
        </w:rPr>
        <w:t xml:space="preserve">inon </w:t>
      </w:r>
      <w:proofErr w:type="spellStart"/>
      <w:r w:rsidR="003750FD">
        <w:rPr>
          <w:rFonts w:ascii="Cambria" w:hAnsi="Cambria" w:eastAsia="Cambria" w:cs="Cambria"/>
          <w:color w:val="000000" w:themeColor="text1"/>
          <w:sz w:val="24"/>
          <w:szCs w:val="24"/>
        </w:rPr>
        <w:t>binded</w:t>
      </w:r>
      <w:proofErr w:type="spellEnd"/>
      <w:r w:rsidR="003750FD">
        <w:rPr>
          <w:rFonts w:ascii="Cambria" w:hAnsi="Cambria" w:eastAsia="Cambria" w:cs="Cambria"/>
          <w:color w:val="000000" w:themeColor="text1"/>
          <w:sz w:val="24"/>
          <w:szCs w:val="24"/>
        </w:rPr>
        <w:t xml:space="preserve"> well</w:t>
      </w:r>
      <w:r>
        <w:rPr>
          <w:rFonts w:ascii="Cambria" w:hAnsi="Cambria" w:eastAsia="Cambria" w:cs="Cambria"/>
          <w:color w:val="000000" w:themeColor="text1"/>
          <w:sz w:val="24"/>
          <w:szCs w:val="24"/>
        </w:rPr>
        <w:t xml:space="preserve"> and the chosen motor had no problems moving the weight of the sled even with all of the</w:t>
      </w:r>
      <w:r w:rsidR="003750FD">
        <w:rPr>
          <w:rFonts w:ascii="Cambria" w:hAnsi="Cambria" w:eastAsia="Cambria" w:cs="Cambria"/>
          <w:color w:val="000000" w:themeColor="text1"/>
          <w:sz w:val="24"/>
          <w:szCs w:val="24"/>
        </w:rPr>
        <w:t xml:space="preserve"> cords and hose attached to it.</w:t>
      </w:r>
      <w:r w:rsidR="00D06521">
        <w:rPr>
          <w:rFonts w:ascii="Cambria" w:hAnsi="Cambria" w:eastAsia="Cambria" w:cs="Cambria"/>
          <w:color w:val="000000" w:themeColor="text1"/>
          <w:sz w:val="24"/>
          <w:szCs w:val="24"/>
        </w:rPr>
        <w:t xml:space="preserve"> The only problem was that</w:t>
      </w:r>
      <w:r w:rsidR="003750FD">
        <w:rPr>
          <w:rFonts w:ascii="Cambria" w:hAnsi="Cambria" w:eastAsia="Cambria" w:cs="Cambria"/>
          <w:color w:val="000000" w:themeColor="text1"/>
          <w:sz w:val="24"/>
          <w:szCs w:val="24"/>
        </w:rPr>
        <w:t xml:space="preserve"> </w:t>
      </w:r>
      <w:r w:rsidR="00D06521">
        <w:rPr>
          <w:rFonts w:ascii="Cambria" w:hAnsi="Cambria" w:eastAsia="Cambria" w:cs="Cambria"/>
          <w:color w:val="000000" w:themeColor="text1"/>
          <w:sz w:val="24"/>
          <w:szCs w:val="24"/>
        </w:rPr>
        <w:t>there is a noise associated with the motor while its moving along the rack. Oil was added to the rack in order to reduce the amount of friction and in turn reducing the amount of noise between the pinion gear and rack but that had very little effect. This</w:t>
      </w:r>
      <w:r w:rsidR="0073685A">
        <w:rPr>
          <w:rFonts w:ascii="Cambria" w:hAnsi="Cambria" w:eastAsia="Cambria" w:cs="Cambria"/>
          <w:color w:val="000000" w:themeColor="text1"/>
          <w:sz w:val="24"/>
          <w:szCs w:val="24"/>
        </w:rPr>
        <w:t xml:space="preserve"> is a very small problem</w:t>
      </w:r>
      <w:r w:rsidR="00D06521">
        <w:rPr>
          <w:rFonts w:ascii="Cambria" w:hAnsi="Cambria" w:eastAsia="Cambria" w:cs="Cambria"/>
          <w:color w:val="000000" w:themeColor="text1"/>
          <w:sz w:val="24"/>
          <w:szCs w:val="24"/>
        </w:rPr>
        <w:t xml:space="preserve"> and there isn’t an easy solution apart from selecting a quieter</w:t>
      </w:r>
      <w:r w:rsidR="0073685A">
        <w:rPr>
          <w:rFonts w:ascii="Cambria" w:hAnsi="Cambria" w:eastAsia="Cambria" w:cs="Cambria"/>
          <w:color w:val="000000" w:themeColor="text1"/>
          <w:sz w:val="24"/>
          <w:szCs w:val="24"/>
        </w:rPr>
        <w:t xml:space="preserve"> motor</w:t>
      </w:r>
      <w:r w:rsidR="00D06521">
        <w:rPr>
          <w:rFonts w:ascii="Cambria" w:hAnsi="Cambria" w:eastAsia="Cambria" w:cs="Cambria"/>
          <w:color w:val="000000" w:themeColor="text1"/>
          <w:sz w:val="24"/>
          <w:szCs w:val="24"/>
        </w:rPr>
        <w:t>.</w:t>
      </w:r>
      <w:r w:rsidR="00704977">
        <w:rPr>
          <w:rFonts w:ascii="Cambria" w:hAnsi="Cambria" w:eastAsia="Cambria" w:cs="Cambria"/>
          <w:color w:val="000000" w:themeColor="text1"/>
          <w:sz w:val="24"/>
          <w:szCs w:val="24"/>
        </w:rPr>
        <w:t xml:space="preserve"> The</w:t>
      </w:r>
      <w:r w:rsidR="0073685A">
        <w:rPr>
          <w:rFonts w:ascii="Cambria" w:hAnsi="Cambria" w:eastAsia="Cambria" w:cs="Cambria"/>
          <w:color w:val="000000" w:themeColor="text1"/>
          <w:sz w:val="24"/>
          <w:szCs w:val="24"/>
        </w:rPr>
        <w:t xml:space="preserve"> other</w:t>
      </w:r>
      <w:r w:rsidR="00704977">
        <w:rPr>
          <w:rFonts w:ascii="Cambria" w:hAnsi="Cambria" w:eastAsia="Cambria" w:cs="Cambria"/>
          <w:color w:val="000000" w:themeColor="text1"/>
          <w:sz w:val="24"/>
          <w:szCs w:val="24"/>
        </w:rPr>
        <w:t xml:space="preserve"> motor that controlled the angle of the nozzle worked</w:t>
      </w:r>
      <w:r w:rsidR="00D65D76">
        <w:rPr>
          <w:rFonts w:ascii="Cambria" w:hAnsi="Cambria" w:eastAsia="Cambria" w:cs="Cambria"/>
          <w:color w:val="000000" w:themeColor="text1"/>
          <w:sz w:val="24"/>
          <w:szCs w:val="24"/>
        </w:rPr>
        <w:t xml:space="preserve"> flawlessly.</w:t>
      </w:r>
    </w:p>
    <w:p w:rsidR="005E4F23" w:rsidP="1D91FF77" w:rsidRDefault="005E4F23" w14:paraId="64FDC21F" w14:textId="4B547472" w14:noSpellErr="1">
      <w:pPr>
        <w:jc w:val="both"/>
        <w:rPr>
          <w:rFonts w:ascii="Cambria" w:hAnsi="Cambria" w:eastAsia="Cambria" w:cs="Cambria"/>
          <w:color w:val="000000" w:themeColor="text1" w:themeTint="FF" w:themeShade="FF"/>
          <w:sz w:val="24"/>
          <w:szCs w:val="24"/>
        </w:rPr>
      </w:pPr>
      <w:r>
        <w:rPr>
          <w:rFonts w:ascii="Cambria" w:hAnsi="Cambria" w:eastAsia="Cambria" w:cs="Cambria"/>
          <w:color w:val="000000" w:themeColor="text1"/>
          <w:sz w:val="24"/>
          <w:szCs w:val="24"/>
        </w:rPr>
        <w:tab/>
      </w:r>
      <w:r w:rsidR="0073685A">
        <w:rPr>
          <w:rFonts w:ascii="Cambria" w:hAnsi="Cambria" w:eastAsia="Cambria" w:cs="Cambria"/>
          <w:color w:val="000000" w:themeColor="text1"/>
          <w:sz w:val="24"/>
          <w:szCs w:val="24"/>
        </w:rPr>
        <w:t>The pump used to propel the water was slightly overpowered for the purposes of the demonstration but it ended up working out after kinking the hose slightly to reduce the flow. When the pump was activated, the water started spraying from the nozzle quickly and pretty accurately. However, when the pump turned off, the water didn’t stop flowing immediately. The stream slowly</w:t>
      </w:r>
      <w:r w:rsidR="00D43384">
        <w:rPr>
          <w:rFonts w:ascii="Cambria" w:hAnsi="Cambria" w:eastAsia="Cambria" w:cs="Cambria"/>
          <w:color w:val="000000" w:themeColor="text1"/>
          <w:sz w:val="24"/>
          <w:szCs w:val="24"/>
        </w:rPr>
        <w:t xml:space="preserve"> retreated and water ended up dripping inside of the enclosure. </w:t>
      </w:r>
      <w:r w:rsidR="007D67C3">
        <w:rPr>
          <w:rFonts w:ascii="Cambria" w:hAnsi="Cambria" w:eastAsia="Cambria" w:cs="Cambria"/>
          <w:color w:val="000000" w:themeColor="text1"/>
          <w:sz w:val="24"/>
          <w:szCs w:val="24"/>
        </w:rPr>
        <w:t xml:space="preserve">This was a major safety concern seeing as water and electricity can be very dangerous. </w:t>
      </w:r>
      <w:r w:rsidR="00D43384">
        <w:rPr>
          <w:rFonts w:ascii="Cambria" w:hAnsi="Cambria" w:eastAsia="Cambria" w:cs="Cambria"/>
          <w:color w:val="000000" w:themeColor="text1"/>
          <w:sz w:val="24"/>
          <w:szCs w:val="24"/>
        </w:rPr>
        <w:t>Luckily everything was water tight, but this was a flaw in the design and will have to be addressed in the final product.</w:t>
      </w:r>
    </w:p>
    <w:p w:rsidR="007D67C3" w:rsidP="1D91FF77" w:rsidRDefault="007D67C3" w14:paraId="1437BF66" w14:textId="27ABD840" w14:noSpellErr="1">
      <w:pPr>
        <w:jc w:val="both"/>
        <w:rPr>
          <w:rFonts w:ascii="Cambria" w:hAnsi="Cambria" w:eastAsia="Cambria" w:cs="Cambria"/>
          <w:color w:val="000000" w:themeColor="text1" w:themeTint="FF" w:themeShade="FF"/>
          <w:sz w:val="24"/>
          <w:szCs w:val="24"/>
        </w:rPr>
      </w:pPr>
      <w:r>
        <w:rPr>
          <w:rFonts w:ascii="Cambria" w:hAnsi="Cambria" w:eastAsia="Cambria" w:cs="Cambria"/>
          <w:color w:val="000000" w:themeColor="text1"/>
          <w:sz w:val="24"/>
          <w:szCs w:val="24"/>
        </w:rPr>
        <w:tab/>
      </w:r>
      <w:r>
        <w:rPr>
          <w:rFonts w:ascii="Cambria" w:hAnsi="Cambria" w:eastAsia="Cambria" w:cs="Cambria"/>
          <w:color w:val="000000" w:themeColor="text1"/>
          <w:sz w:val="24"/>
          <w:szCs w:val="24"/>
        </w:rPr>
        <w:t>The acrylic housing which held all of the motors and the Raspberry Pi held together perfectly. There were no signs of the adhesive loosening up and the gasket material bolted to the bottom plate proved useful in keeping the excess water from spreading to the different compartments holding electrical parts and wires.</w:t>
      </w:r>
    </w:p>
    <w:p w:rsidR="007D67C3" w:rsidP="1D91FF77" w:rsidRDefault="007D67C3" w14:paraId="524E7A04" w14:textId="695224B4" w14:noSpellErr="1">
      <w:pPr>
        <w:jc w:val="both"/>
        <w:rPr>
          <w:rFonts w:ascii="Cambria" w:hAnsi="Cambria" w:eastAsia="Cambria" w:cs="Cambria"/>
          <w:color w:val="000000" w:themeColor="text1" w:themeTint="FF" w:themeShade="FF"/>
          <w:sz w:val="24"/>
          <w:szCs w:val="24"/>
        </w:rPr>
      </w:pPr>
      <w:r>
        <w:rPr>
          <w:rFonts w:ascii="Cambria" w:hAnsi="Cambria" w:eastAsia="Cambria" w:cs="Cambria"/>
          <w:color w:val="000000" w:themeColor="text1"/>
          <w:sz w:val="24"/>
          <w:szCs w:val="24"/>
        </w:rPr>
        <w:tab/>
      </w:r>
      <w:r>
        <w:rPr>
          <w:rFonts w:ascii="Cambria" w:hAnsi="Cambria" w:eastAsia="Cambria" w:cs="Cambria"/>
          <w:color w:val="000000" w:themeColor="text1"/>
          <w:sz w:val="24"/>
          <w:szCs w:val="24"/>
        </w:rPr>
        <w:t xml:space="preserve">All of the electrical aspects of the mechanism functioned as well as could be expected. The remote controller had a very quick response time and had no problems operating throughout the whole presentation. The only problem was the accuracy of the system. </w:t>
      </w:r>
      <w:r w:rsidR="00D9600D">
        <w:rPr>
          <w:rFonts w:ascii="Cambria" w:hAnsi="Cambria" w:eastAsia="Cambria" w:cs="Cambria"/>
          <w:color w:val="000000" w:themeColor="text1"/>
          <w:sz w:val="24"/>
          <w:szCs w:val="24"/>
        </w:rPr>
        <w:t>Since the system was being operated by a human, it was only as accurate as the eye of the operator. It was difficult to hit the exact spots where the “plants” were located. With further programming, this problem could be addressed and the system could hit the exact locations.</w:t>
      </w:r>
    </w:p>
    <w:p w:rsidRPr="003C45A5" w:rsidR="00803381" w:rsidP="1D91FF77" w:rsidRDefault="00D9600D" w14:paraId="224C64F3" w14:textId="1C6F3FF4">
      <w:pPr>
        <w:jc w:val="both"/>
        <w:rPr>
          <w:rFonts w:ascii="Cambria" w:hAnsi="Cambria" w:eastAsia="Cambria" w:cs="Cambria"/>
          <w:color w:val="000000" w:themeColor="text1" w:themeTint="FF" w:themeShade="FF"/>
          <w:sz w:val="24"/>
          <w:szCs w:val="24"/>
        </w:rPr>
      </w:pPr>
      <w:r>
        <w:rPr>
          <w:rFonts w:ascii="Cambria" w:hAnsi="Cambria" w:eastAsia="Cambria" w:cs="Cambria"/>
          <w:color w:val="000000" w:themeColor="text1"/>
          <w:sz w:val="24"/>
          <w:szCs w:val="24"/>
        </w:rPr>
        <w:tab/>
      </w:r>
      <w:r>
        <w:rPr>
          <w:rFonts w:ascii="Cambria" w:hAnsi="Cambria" w:eastAsia="Cambria" w:cs="Cambria"/>
          <w:color w:val="000000" w:themeColor="text1"/>
          <w:sz w:val="24"/>
          <w:szCs w:val="24"/>
        </w:rPr>
        <w:t xml:space="preserve">Overall, the </w:t>
      </w:r>
      <w:proofErr w:type="spellStart"/>
      <w:r>
        <w:rPr>
          <w:rFonts w:ascii="Cambria" w:hAnsi="Cambria" w:eastAsia="Cambria" w:cs="Cambria"/>
          <w:color w:val="000000" w:themeColor="text1"/>
          <w:sz w:val="24"/>
          <w:szCs w:val="24"/>
        </w:rPr>
        <w:t>TrueRain</w:t>
      </w:r>
      <w:proofErr w:type="spellEnd"/>
      <w:r>
        <w:rPr>
          <w:rFonts w:ascii="Cambria" w:hAnsi="Cambria" w:eastAsia="Cambria" w:cs="Cambria"/>
          <w:color w:val="000000" w:themeColor="text1"/>
          <w:sz w:val="24"/>
          <w:szCs w:val="24"/>
        </w:rPr>
        <w:t xml:space="preserve"> system performed all of the tasks it was supposed to do. The end performance was not perfect but it did perform very well and the group is happy with the end result.</w:t>
      </w:r>
    </w:p>
    <w:p w:rsidR="00A45E1E" w:rsidP="1D91FF77" w:rsidRDefault="00A45E1E" w14:paraId="41BC5288" w14:textId="00106B75" w14:noSpellErr="1">
      <w:pPr>
        <w:jc w:val="center"/>
        <w:rPr>
          <w:rFonts w:ascii="Century" w:hAnsi="Century" w:eastAsia="Century" w:cs="Century"/>
          <w:sz w:val="40"/>
          <w:szCs w:val="40"/>
        </w:rPr>
      </w:pPr>
      <w:r w:rsidRPr="1D91FF77" w:rsidR="1D91FF77">
        <w:rPr>
          <w:rFonts w:ascii="Century" w:hAnsi="Century" w:eastAsia="Century" w:cs="Century"/>
          <w:sz w:val="40"/>
          <w:szCs w:val="40"/>
        </w:rPr>
        <w:t>C</w:t>
      </w:r>
      <w:r w:rsidRPr="1D91FF77" w:rsidR="1D91FF77">
        <w:rPr>
          <w:rFonts w:ascii="Century" w:hAnsi="Century" w:eastAsia="Century" w:cs="Century"/>
          <w:sz w:val="32"/>
          <w:szCs w:val="32"/>
        </w:rPr>
        <w:t>ONCLUSION</w:t>
      </w:r>
    </w:p>
    <w:p w:rsidRPr="003C4941" w:rsidR="00A06E09" w:rsidP="1D91FF77" w:rsidRDefault="00A45E1E" w14:paraId="262C677B" w14:textId="2D4436E2">
      <w:pPr>
        <w:jc w:val="both"/>
        <w:rPr>
          <w:rFonts w:ascii="Cambria" w:hAnsi="Cambria" w:eastAsia="Cambria" w:cs="Cambria"/>
          <w:color w:val="000000" w:themeColor="text1" w:themeTint="FF" w:themeShade="FF"/>
          <w:sz w:val="24"/>
          <w:szCs w:val="24"/>
        </w:rPr>
      </w:pPr>
      <w:r>
        <w:rPr>
          <w:rFonts w:ascii="Cambria" w:hAnsi="Cambria" w:eastAsia="Cambria" w:cs="Cambria"/>
          <w:color w:val="2F5496" w:themeColor="accent5" w:themeShade="BF"/>
        </w:rPr>
        <w:tab/>
      </w:r>
      <w:r w:rsidRPr="1D91FF77" w:rsidR="00ED6799">
        <w:rPr>
          <w:rFonts w:ascii="Cambria" w:hAnsi="Cambria" w:eastAsia="Cambria" w:cs="Cambria"/>
          <w:color w:val="000000" w:themeColor="text1"/>
          <w:sz w:val="24"/>
          <w:szCs w:val="24"/>
        </w:rPr>
        <w:t xml:space="preserve">Based on the outcome of this project, </w:t>
      </w:r>
      <w:proofErr w:type="spellStart"/>
      <w:r w:rsidRPr="1D91FF77" w:rsidR="00ED6799">
        <w:rPr>
          <w:rFonts w:ascii="Cambria" w:hAnsi="Cambria" w:eastAsia="Cambria" w:cs="Cambria"/>
          <w:color w:val="000000" w:themeColor="text1"/>
          <w:sz w:val="24"/>
          <w:szCs w:val="24"/>
        </w:rPr>
        <w:t xml:space="preserve">TrueRain</w:t>
      </w:r>
      <w:proofErr w:type="spellEnd"/>
      <w:r w:rsidRPr="1D91FF77" w:rsidR="00ED6799">
        <w:rPr>
          <w:rFonts w:ascii="Cambria" w:hAnsi="Cambria" w:eastAsia="Cambria" w:cs="Cambria"/>
          <w:color w:val="000000" w:themeColor="text1"/>
          <w:sz w:val="24"/>
          <w:szCs w:val="24"/>
        </w:rPr>
        <w:t xml:space="preserve"> was a successful feat. The sprinkler encountered numerous obstacles, however, all were overcome in the end to produce an amazing mechanism that wowed many judges and onlookers. The machine was able to comply with many of the criteria and constraints made initially, such as having a good factor of safety and </w:t>
      </w:r>
      <w:r w:rsidRPr="1D91FF77" w:rsidR="00C624A1">
        <w:rPr>
          <w:rFonts w:ascii="Cambria" w:hAnsi="Cambria" w:eastAsia="Cambria" w:cs="Cambria"/>
          <w:color w:val="000000" w:themeColor="text1"/>
          <w:sz w:val="24"/>
          <w:szCs w:val="24"/>
        </w:rPr>
        <w:t xml:space="preserve">being able to hit within a 2ft by 4ft enclosure. The smart sprinkler was also able to be controlled to a great level of accuracy along the rack and adjust itself without fault to aim for the targeted location. The use of the </w:t>
      </w:r>
      <w:r w:rsidRPr="1D91FF77" w:rsidR="009269B0">
        <w:rPr>
          <w:rFonts w:ascii="Cambria" w:hAnsi="Cambria" w:eastAsia="Cambria" w:cs="Cambria"/>
          <w:color w:val="000000" w:themeColor="text1"/>
          <w:sz w:val="24"/>
          <w:szCs w:val="24"/>
        </w:rPr>
        <w:t>clear acrylic housing</w:t>
      </w:r>
      <w:r w:rsidRPr="1D91FF77" w:rsidR="00ED6799">
        <w:rPr>
          <w:rFonts w:ascii="Cambria" w:hAnsi="Cambria" w:eastAsia="Cambria" w:cs="Cambria"/>
          <w:color w:val="000000" w:themeColor="text1"/>
          <w:sz w:val="24"/>
          <w:szCs w:val="24"/>
        </w:rPr>
        <w:t xml:space="preserve"> </w:t>
      </w:r>
      <w:r w:rsidRPr="1D91FF77" w:rsidR="00C624A1">
        <w:rPr>
          <w:rFonts w:ascii="Cambria" w:hAnsi="Cambria" w:eastAsia="Cambria" w:cs="Cambria"/>
          <w:color w:val="000000" w:themeColor="text1"/>
          <w:sz w:val="24"/>
          <w:szCs w:val="24"/>
        </w:rPr>
        <w:t xml:space="preserve">proved a welcoming sight to judges as they were impressed by the simplicity of the interior mechanical components of the machine. Some weaknesses observed of the </w:t>
      </w:r>
      <w:proofErr w:type="spellStart"/>
      <w:r w:rsidRPr="1D91FF77" w:rsidR="00C624A1">
        <w:rPr>
          <w:rFonts w:ascii="Cambria" w:hAnsi="Cambria" w:eastAsia="Cambria" w:cs="Cambria"/>
          <w:color w:val="000000" w:themeColor="text1"/>
          <w:sz w:val="24"/>
          <w:szCs w:val="24"/>
        </w:rPr>
        <w:t xml:space="preserve">TrueRain</w:t>
      </w:r>
      <w:proofErr w:type="spellEnd"/>
      <w:r w:rsidRPr="1D91FF77" w:rsidR="00C624A1">
        <w:rPr>
          <w:rFonts w:ascii="Cambria" w:hAnsi="Cambria" w:eastAsia="Cambria" w:cs="Cambria"/>
          <w:color w:val="000000" w:themeColor="text1"/>
          <w:sz w:val="24"/>
          <w:szCs w:val="24"/>
        </w:rPr>
        <w:t xml:space="preserve"> was the over budgeted cost of the prototype and the fact that the sprinkler could not produce a continuous jet while rolling along the rack. The cost of the mechanism ended up being approximately $200 over the allotted budget. Further, the motors used in the prototype were not meant to be running for the three hours that was the Trade Show. From this, overexertion of the two motors was encountered, heating up the </w:t>
      </w:r>
      <w:proofErr w:type="spellStart"/>
      <w:r w:rsidRPr="1D91FF77" w:rsidR="00C624A1">
        <w:rPr>
          <w:rFonts w:ascii="Cambria" w:hAnsi="Cambria" w:eastAsia="Cambria" w:cs="Cambria"/>
          <w:color w:val="000000" w:themeColor="text1"/>
          <w:sz w:val="24"/>
          <w:szCs w:val="24"/>
        </w:rPr>
        <w:t xml:space="preserve">plexi</w:t>
      </w:r>
      <w:proofErr w:type="spellEnd"/>
      <w:r w:rsidRPr="1D91FF77" w:rsidR="00C624A1">
        <w:rPr>
          <w:rFonts w:ascii="Cambria" w:hAnsi="Cambria" w:eastAsia="Cambria" w:cs="Cambria"/>
          <w:color w:val="000000" w:themeColor="text1"/>
          <w:sz w:val="24"/>
          <w:szCs w:val="24"/>
        </w:rPr>
        <w:t xml:space="preserve">-glass enclosure to a somewhat alarming level. Another weakness was that some of the screw holes were not drilled in the correct location, </w:t>
      </w:r>
      <w:r w:rsidRPr="1D91FF77" w:rsidR="00A06E09">
        <w:rPr>
          <w:rFonts w:ascii="Cambria" w:hAnsi="Cambria" w:eastAsia="Cambria" w:cs="Cambria"/>
          <w:color w:val="000000" w:themeColor="text1"/>
          <w:sz w:val="24"/>
          <w:szCs w:val="24"/>
        </w:rPr>
        <w:t>making it difficult to ensure that pieces within the enclosure were stabilized and not able to be bounced around.</w:t>
      </w:r>
    </w:p>
    <w:p w:rsidRPr="003C4941" w:rsidR="00803381" w:rsidP="1D91FF77" w:rsidRDefault="00A06E09" w14:paraId="3CE64B0F" w14:textId="5719564A">
      <w:pPr>
        <w:jc w:val="both"/>
        <w:rPr>
          <w:rFonts w:ascii="Cambria" w:hAnsi="Cambria" w:eastAsia="Cambria" w:cs="Cambria"/>
          <w:color w:val="000000" w:themeColor="text1" w:themeTint="FF" w:themeShade="FF"/>
          <w:sz w:val="24"/>
          <w:szCs w:val="24"/>
        </w:rPr>
      </w:pPr>
      <w:r w:rsidRPr="003C4941">
        <w:rPr>
          <w:rFonts w:ascii="Cambria" w:hAnsi="Cambria" w:eastAsia="Cambria" w:cs="Cambria"/>
          <w:color w:val="000000" w:themeColor="text1"/>
          <w:sz w:val="24"/>
        </w:rPr>
        <w:tab/>
      </w:r>
      <w:r w:rsidRPr="1D91FF77">
        <w:rPr>
          <w:rFonts w:ascii="Cambria" w:hAnsi="Cambria" w:eastAsia="Cambria" w:cs="Cambria"/>
          <w:color w:val="000000" w:themeColor="text1"/>
          <w:sz w:val="24"/>
          <w:szCs w:val="24"/>
        </w:rPr>
        <w:t xml:space="preserve">In the future, a more advanced prototype of </w:t>
      </w:r>
      <w:proofErr w:type="spellStart"/>
      <w:r w:rsidRPr="1D91FF77">
        <w:rPr>
          <w:rFonts w:ascii="Cambria" w:hAnsi="Cambria" w:eastAsia="Cambria" w:cs="Cambria"/>
          <w:color w:val="000000" w:themeColor="text1"/>
          <w:sz w:val="24"/>
          <w:szCs w:val="24"/>
        </w:rPr>
        <w:t>TrueRain</w:t>
      </w:r>
      <w:proofErr w:type="spellEnd"/>
      <w:r w:rsidRPr="1D91FF77">
        <w:rPr>
          <w:rFonts w:ascii="Cambria" w:hAnsi="Cambria" w:eastAsia="Cambria" w:cs="Cambria"/>
          <w:color w:val="000000" w:themeColor="text1"/>
          <w:sz w:val="24"/>
          <w:szCs w:val="24"/>
        </w:rPr>
        <w:t xml:space="preserve"> will be produced. This new prototype</w:t>
      </w:r>
      <w:r w:rsidRPr="1D91FF77" w:rsidR="002B0D94">
        <w:rPr>
          <w:rFonts w:ascii="Cambria" w:hAnsi="Cambria" w:eastAsia="Cambria" w:cs="Cambria"/>
          <w:color w:val="000000" w:themeColor="text1"/>
          <w:sz w:val="24"/>
          <w:szCs w:val="24"/>
        </w:rPr>
        <w:t xml:space="preserve"> will allow the mechanism to be pre-programmed with a program allowing its user to be able to set the exact locations of the plants as well as their specific watering regimes without having to remotely operate the sprinkler when in use. Further, this robot will </w:t>
      </w:r>
      <w:r w:rsidRPr="1D91FF77" w:rsidR="00803381">
        <w:rPr>
          <w:rFonts w:ascii="Cambria" w:hAnsi="Cambria" w:eastAsia="Cambria" w:cs="Cambria"/>
          <w:color w:val="000000" w:themeColor="text1"/>
          <w:sz w:val="24"/>
          <w:szCs w:val="24"/>
        </w:rPr>
        <w:t xml:space="preserve">be set to water the plants at the base, so as to ensure the leaves are not damaged by the jet stream as it rains down from above. </w:t>
      </w:r>
    </w:p>
    <w:p w:rsidRPr="003C4941" w:rsidR="008B7F44" w:rsidDel="00266AED" w:rsidP="00A06E09" w:rsidRDefault="00803381" w14:paraId="7E6281FF" w14:textId="32449E23">
      <w:pPr>
        <w:jc w:val="both"/>
        <w:rPr>
          <w:del w:author="Brennan Jay" w:date="2017-12-02T14:26:00Z" w:id="1"/>
          <w:rFonts w:ascii="Cambria" w:hAnsi="Cambria" w:eastAsia="Cambria" w:cs="Cambria"/>
          <w:color w:val="2F5496" w:themeColor="accent5" w:themeShade="BF"/>
          <w:sz w:val="24"/>
        </w:rPr>
      </w:pPr>
      <w:r w:rsidRPr="003C4941">
        <w:rPr>
          <w:rFonts w:ascii="Cambria" w:hAnsi="Cambria" w:eastAsia="Cambria" w:cs="Cambria"/>
          <w:color w:val="000000" w:themeColor="text1"/>
          <w:sz w:val="24"/>
        </w:rPr>
        <w:tab/>
      </w:r>
      <w:r w:rsidRPr="1D91FF77">
        <w:rPr>
          <w:rFonts w:ascii="Cambria" w:hAnsi="Cambria" w:eastAsia="Cambria" w:cs="Cambria"/>
          <w:color w:val="000000" w:themeColor="text1"/>
          <w:sz w:val="24"/>
          <w:szCs w:val="24"/>
        </w:rPr>
        <w:t xml:space="preserve">The </w:t>
      </w:r>
      <w:proofErr w:type="spellStart"/>
      <w:r w:rsidRPr="1D91FF77">
        <w:rPr>
          <w:rFonts w:ascii="Cambria" w:hAnsi="Cambria" w:eastAsia="Cambria" w:cs="Cambria"/>
          <w:color w:val="000000" w:themeColor="text1"/>
          <w:sz w:val="24"/>
          <w:szCs w:val="24"/>
        </w:rPr>
        <w:t>TrueRain</w:t>
      </w:r>
      <w:proofErr w:type="spellEnd"/>
      <w:r w:rsidRPr="1D91FF77">
        <w:rPr>
          <w:rFonts w:ascii="Cambria" w:hAnsi="Cambria" w:eastAsia="Cambria" w:cs="Cambria"/>
          <w:color w:val="000000" w:themeColor="text1"/>
          <w:sz w:val="24"/>
          <w:szCs w:val="24"/>
        </w:rPr>
        <w:t xml:space="preserve"> smart sprinkler was intended for use in small hobby gardens or in greenhouses. It should be noted that the electrical aspects of the sprinkler system should not get water on them as it would result in the machine not functioning properly. It is also recommended that the </w:t>
      </w:r>
      <w:proofErr w:type="spellStart"/>
      <w:r w:rsidRPr="1D91FF77">
        <w:rPr>
          <w:rFonts w:ascii="Cambria" w:hAnsi="Cambria" w:eastAsia="Cambria" w:cs="Cambria"/>
          <w:color w:val="000000" w:themeColor="text1"/>
          <w:sz w:val="24"/>
          <w:szCs w:val="24"/>
        </w:rPr>
        <w:t>TrueRain</w:t>
      </w:r>
      <w:proofErr w:type="spellEnd"/>
      <w:r w:rsidRPr="1D91FF77">
        <w:rPr>
          <w:rFonts w:ascii="Cambria" w:hAnsi="Cambria" w:eastAsia="Cambria" w:cs="Cambria"/>
          <w:color w:val="000000" w:themeColor="text1"/>
          <w:sz w:val="24"/>
          <w:szCs w:val="24"/>
        </w:rPr>
        <w:t xml:space="preserve"> sprinkler not be run along the track whilst the nozzle also be adjusted as it will result in failure of the mechanism.</w:t>
      </w:r>
      <w:del w:author="Brennan Jay" w:date="2017-12-02T14:26:00Z" w:id="2">
        <w:r w:rsidRPr="003C4941" w:rsidDel="00266AED" w:rsidR="00A45E1E">
          <w:rPr>
            <w:rFonts w:ascii="Cambria" w:hAnsi="Cambria" w:eastAsia="Cambria" w:cs="Cambria"/>
            <w:color w:val="000000" w:themeColor="text1"/>
            <w:sz w:val="24"/>
          </w:rPr>
          <w:delText xml:space="preserve"> </w:delText>
        </w:r>
      </w:del>
    </w:p>
    <w:p w:rsidRPr="003C4941" w:rsidR="008B7F44" w:rsidP="1D91FF77" w:rsidRDefault="008B7F44" w14:paraId="7AC162B3" w14:textId="77777777">
      <w:pPr>
        <w:jc w:val="both"/>
        <w:rPr>
          <w:rFonts w:ascii="Cambria" w:hAnsi="Cambria" w:eastAsia="Cambria" w:cs="Cambria"/>
          <w:sz w:val="40"/>
          <w:szCs w:val="40"/>
        </w:rPr>
      </w:pPr>
    </w:p>
    <w:p w:rsidR="008B7F44" w:rsidP="44A28180" w:rsidRDefault="008B7F44" w14:paraId="4614B9ED" w14:textId="12A4A61D">
      <w:pPr>
        <w:jc w:val="both"/>
        <w:rPr>
          <w:rFonts w:ascii="Cambria" w:hAnsi="Cambria" w:eastAsia="Cambria" w:cs="Cambria"/>
          <w:sz w:val="36"/>
          <w:szCs w:val="36"/>
        </w:rPr>
      </w:pPr>
    </w:p>
    <w:p w:rsidR="008B7F44" w:rsidP="44A28180" w:rsidRDefault="008B7F44" w14:paraId="4713CF28" w14:textId="77777777">
      <w:pPr>
        <w:jc w:val="both"/>
        <w:rPr>
          <w:rFonts w:ascii="Cambria" w:hAnsi="Cambria" w:eastAsia="Cambria" w:cs="Cambria"/>
          <w:sz w:val="36"/>
          <w:szCs w:val="36"/>
        </w:rPr>
      </w:pPr>
    </w:p>
    <w:p w:rsidR="4F2CC523" w:rsidP="4F2CC523" w:rsidRDefault="4F2CC523" w14:paraId="500A183F" w14:textId="2A3213B0">
      <w:pPr>
        <w:jc w:val="both"/>
        <w:rPr>
          <w:rFonts w:ascii="Cambria" w:hAnsi="Cambria" w:eastAsia="Cambria" w:cs="Cambria"/>
          <w:sz w:val="36"/>
          <w:szCs w:val="36"/>
        </w:rPr>
      </w:pPr>
    </w:p>
    <w:p w:rsidR="35D5E55C" w:rsidP="35D5E55C" w:rsidRDefault="35D5E55C" w14:paraId="73C73A7B" w14:textId="647CE06E">
      <w:pPr>
        <w:jc w:val="both"/>
        <w:rPr>
          <w:rFonts w:ascii="Cambria" w:hAnsi="Cambria" w:eastAsia="Cambria" w:cs="Cambria"/>
          <w:sz w:val="36"/>
          <w:szCs w:val="36"/>
        </w:rPr>
      </w:pPr>
    </w:p>
    <w:p w:rsidR="00F66244" w:rsidP="35D5E55C" w:rsidRDefault="00F66244" w14:paraId="26D62950" w14:textId="29D82384">
      <w:pPr>
        <w:jc w:val="both"/>
        <w:rPr>
          <w:rFonts w:ascii="Cambria" w:hAnsi="Cambria" w:eastAsia="Cambria" w:cs="Cambria"/>
          <w:sz w:val="36"/>
          <w:szCs w:val="36"/>
        </w:rPr>
      </w:pPr>
    </w:p>
    <w:p w:rsidR="00A45E1E" w:rsidRDefault="00A45E1E" w14:paraId="2E49011C" w14:textId="58A4BE64">
      <w:pPr>
        <w:rPr>
          <w:rFonts w:ascii="Cambria" w:hAnsi="Cambria" w:eastAsia="Cambria" w:cs="Cambria"/>
          <w:b/>
          <w:sz w:val="28"/>
          <w:szCs w:val="28"/>
        </w:rPr>
      </w:pPr>
    </w:p>
    <w:p w:rsidR="00803381" w:rsidRDefault="00803381" w14:paraId="353A5976" w14:textId="77777777">
      <w:pPr>
        <w:rPr>
          <w:rFonts w:ascii="Century" w:hAnsi="Century" w:eastAsia="Century" w:cs="Century"/>
          <w:sz w:val="40"/>
          <w:szCs w:val="40"/>
        </w:rPr>
      </w:pPr>
      <w:r>
        <w:rPr>
          <w:rFonts w:ascii="Century" w:hAnsi="Century" w:eastAsia="Century" w:cs="Century"/>
          <w:sz w:val="40"/>
          <w:szCs w:val="40"/>
        </w:rPr>
        <w:br w:type="page"/>
      </w:r>
    </w:p>
    <w:p w:rsidRPr="00A45E1E" w:rsidR="00F66244" w:rsidP="1D91FF77" w:rsidRDefault="00A45E1E" w14:paraId="7A0229D9" w14:textId="7CD263BB" w14:noSpellErr="1">
      <w:pPr>
        <w:jc w:val="center"/>
        <w:rPr>
          <w:rFonts w:ascii="Century" w:hAnsi="Century" w:eastAsia="Century" w:cs="Century"/>
          <w:sz w:val="40"/>
          <w:szCs w:val="40"/>
        </w:rPr>
      </w:pPr>
      <w:r w:rsidRPr="1D91FF77" w:rsidR="1D91FF77">
        <w:rPr>
          <w:rFonts w:ascii="Century" w:hAnsi="Century" w:eastAsia="Century" w:cs="Century"/>
          <w:sz w:val="40"/>
          <w:szCs w:val="40"/>
        </w:rPr>
        <w:t>A</w:t>
      </w:r>
      <w:r w:rsidRPr="1D91FF77" w:rsidR="1D91FF77">
        <w:rPr>
          <w:rFonts w:ascii="Century" w:hAnsi="Century" w:eastAsia="Century" w:cs="Century"/>
          <w:sz w:val="32"/>
          <w:szCs w:val="32"/>
        </w:rPr>
        <w:t>PPENDIX</w:t>
      </w:r>
    </w:p>
    <w:p w:rsidR="4F2CC523" w:rsidP="003C4941" w:rsidRDefault="4F2CC523" w14:paraId="1332CCBE" w14:textId="5D173774">
      <w:pPr>
        <w:jc w:val="center"/>
        <w:rPr>
          <w:rFonts w:ascii="Cambria" w:hAnsi="Cambria" w:eastAsia="Cambria" w:cs="Cambria"/>
          <w:b/>
          <w:sz w:val="28"/>
          <w:szCs w:val="28"/>
        </w:rPr>
      </w:pPr>
      <w:r>
        <w:rPr>
          <w:noProof/>
          <w:lang w:val="en-US"/>
        </w:rPr>
        <w:drawing>
          <wp:inline distT="0" distB="0" distL="0" distR="0" wp14:anchorId="4AF9313D" wp14:editId="1CD97DDD">
            <wp:extent cx="4572000" cy="3295650"/>
            <wp:effectExtent l="0" t="0" r="0" b="0"/>
            <wp:docPr id="4973841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3295650"/>
                    </a:xfrm>
                    <a:prstGeom prst="rect">
                      <a:avLst/>
                    </a:prstGeom>
                  </pic:spPr>
                </pic:pic>
              </a:graphicData>
            </a:graphic>
          </wp:inline>
        </w:drawing>
      </w:r>
    </w:p>
    <w:p w:rsidR="003C4941" w:rsidP="1D91FF77" w:rsidRDefault="003C4941" w14:paraId="7DCB9252" w14:textId="6A322DA3" w14:noSpellErr="1">
      <w:pPr>
        <w:jc w:val="center"/>
        <w:rPr>
          <w:rFonts w:ascii="Cambria" w:hAnsi="Cambria" w:eastAsia="Cambria" w:cs="Cambria"/>
          <w:b w:val="1"/>
          <w:bCs w:val="1"/>
          <w:sz w:val="28"/>
          <w:szCs w:val="28"/>
        </w:rPr>
      </w:pPr>
      <w:r w:rsidRPr="1D91FF77" w:rsidR="1D91FF77">
        <w:rPr>
          <w:rFonts w:ascii="Cambria" w:hAnsi="Cambria" w:eastAsia="Cambria" w:cs="Cambria"/>
          <w:i w:val="1"/>
          <w:iCs w:val="1"/>
        </w:rPr>
        <w:t>Figure 13: Straight Bracket CAD</w:t>
      </w:r>
    </w:p>
    <w:p w:rsidR="4F2CC523" w:rsidP="003C4941" w:rsidRDefault="4F2CC523" w14:paraId="7E176463" w14:textId="32CB1393">
      <w:pPr>
        <w:jc w:val="center"/>
        <w:rPr>
          <w:rFonts w:ascii="Cambria" w:hAnsi="Cambria" w:eastAsia="Cambria" w:cs="Cambria"/>
        </w:rPr>
      </w:pPr>
      <w:r>
        <w:rPr>
          <w:noProof/>
          <w:lang w:val="en-US"/>
        </w:rPr>
        <w:drawing>
          <wp:inline distT="0" distB="0" distL="0" distR="0" wp14:anchorId="7E95DA74" wp14:editId="6A9FC2DD">
            <wp:extent cx="4572000" cy="3286125"/>
            <wp:effectExtent l="0" t="0" r="0" b="0"/>
            <wp:docPr id="1085861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3286125"/>
                    </a:xfrm>
                    <a:prstGeom prst="rect">
                      <a:avLst/>
                    </a:prstGeom>
                  </pic:spPr>
                </pic:pic>
              </a:graphicData>
            </a:graphic>
          </wp:inline>
        </w:drawing>
      </w:r>
    </w:p>
    <w:p w:rsidR="003C4941" w:rsidP="1D91FF77" w:rsidRDefault="003C4941" w14:paraId="220DC884" w14:textId="2DFF795E" w14:noSpellErr="1">
      <w:pPr>
        <w:jc w:val="center"/>
        <w:rPr>
          <w:rFonts w:ascii="Cambria" w:hAnsi="Cambria" w:eastAsia="Cambria" w:cs="Cambria"/>
        </w:rPr>
      </w:pPr>
      <w:r w:rsidRPr="1D91FF77" w:rsidR="1D91FF77">
        <w:rPr>
          <w:rFonts w:ascii="Cambria" w:hAnsi="Cambria" w:eastAsia="Cambria" w:cs="Cambria"/>
          <w:i w:val="1"/>
          <w:iCs w:val="1"/>
        </w:rPr>
        <w:t>Figure 14: Demo Enclosure CAD</w:t>
      </w:r>
    </w:p>
    <w:p w:rsidR="4F2CC523" w:rsidP="003C4941" w:rsidRDefault="4F2CC523" w14:paraId="444BF860" w14:textId="24E88D8C">
      <w:pPr>
        <w:jc w:val="center"/>
        <w:rPr>
          <w:rFonts w:ascii="Cambria" w:hAnsi="Cambria" w:eastAsia="Cambria" w:cs="Cambria"/>
          <w:sz w:val="36"/>
          <w:szCs w:val="36"/>
        </w:rPr>
      </w:pPr>
      <w:r>
        <w:rPr>
          <w:noProof/>
          <w:lang w:val="en-US"/>
        </w:rPr>
        <w:lastRenderedPageBreak/>
        <w:drawing>
          <wp:inline distT="0" distB="0" distL="0" distR="0" wp14:anchorId="7CADA77B" wp14:editId="7E4D501A">
            <wp:extent cx="4572000" cy="3267075"/>
            <wp:effectExtent l="0" t="0" r="0" b="0"/>
            <wp:docPr id="197570768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3267075"/>
                    </a:xfrm>
                    <a:prstGeom prst="rect">
                      <a:avLst/>
                    </a:prstGeom>
                  </pic:spPr>
                </pic:pic>
              </a:graphicData>
            </a:graphic>
          </wp:inline>
        </w:drawing>
      </w:r>
    </w:p>
    <w:p w:rsidR="003C4941" w:rsidP="1D91FF77" w:rsidRDefault="003C4941" w14:paraId="3CDFE763" w14:textId="7383631A" w14:noSpellErr="1">
      <w:pPr>
        <w:jc w:val="center"/>
        <w:rPr>
          <w:rFonts w:ascii="Cambria" w:hAnsi="Cambria" w:eastAsia="Cambria" w:cs="Cambria"/>
          <w:sz w:val="36"/>
          <w:szCs w:val="36"/>
        </w:rPr>
      </w:pPr>
      <w:r w:rsidRPr="1D91FF77" w:rsidR="1D91FF77">
        <w:rPr>
          <w:rFonts w:ascii="Cambria" w:hAnsi="Cambria" w:eastAsia="Cambria" w:cs="Cambria"/>
          <w:i w:val="1"/>
          <w:iCs w:val="1"/>
        </w:rPr>
        <w:t>Figure 15: Complete Assembly CAD</w:t>
      </w:r>
    </w:p>
    <w:p w:rsidR="1B239C22" w:rsidP="003C4941" w:rsidRDefault="1B239C22" w14:paraId="4C51662D" w14:textId="4B971CE0">
      <w:pPr>
        <w:jc w:val="center"/>
        <w:rPr>
          <w:rFonts w:ascii="Cambria" w:hAnsi="Cambria" w:eastAsia="Cambria" w:cs="Cambria"/>
        </w:rPr>
      </w:pPr>
      <w:r>
        <w:rPr>
          <w:noProof/>
          <w:lang w:val="en-US"/>
        </w:rPr>
        <w:drawing>
          <wp:inline distT="0" distB="0" distL="0" distR="0" wp14:anchorId="64153933" wp14:editId="0EC82631">
            <wp:extent cx="4572000" cy="3276600"/>
            <wp:effectExtent l="0" t="0" r="0" b="0"/>
            <wp:docPr id="15921855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4572000" cy="3276600"/>
                    </a:xfrm>
                    <a:prstGeom prst="rect">
                      <a:avLst/>
                    </a:prstGeom>
                  </pic:spPr>
                </pic:pic>
              </a:graphicData>
            </a:graphic>
          </wp:inline>
        </w:drawing>
      </w:r>
    </w:p>
    <w:p w:rsidR="003C4941" w:rsidP="1D91FF77" w:rsidRDefault="003C4941" w14:paraId="127DD7EF" w14:textId="10DDE914" w14:noSpellErr="1">
      <w:pPr>
        <w:jc w:val="center"/>
        <w:rPr>
          <w:rFonts w:ascii="Cambria" w:hAnsi="Cambria" w:eastAsia="Cambria" w:cs="Cambria"/>
        </w:rPr>
      </w:pPr>
      <w:r w:rsidRPr="1D91FF77" w:rsidR="1D91FF77">
        <w:rPr>
          <w:rFonts w:ascii="Cambria" w:hAnsi="Cambria" w:eastAsia="Cambria" w:cs="Cambria"/>
          <w:i w:val="1"/>
          <w:iCs w:val="1"/>
        </w:rPr>
        <w:t>Figure 16: Pump CAD</w:t>
      </w:r>
    </w:p>
    <w:p w:rsidR="1B239C22" w:rsidP="003C4941" w:rsidRDefault="1B239C22" w14:paraId="7B97BE49" w14:textId="36A30BBB">
      <w:pPr>
        <w:jc w:val="center"/>
        <w:rPr>
          <w:rFonts w:ascii="Cambria" w:hAnsi="Cambria" w:eastAsia="Cambria" w:cs="Cambria"/>
          <w:b/>
          <w:sz w:val="28"/>
          <w:szCs w:val="28"/>
        </w:rPr>
      </w:pPr>
      <w:r>
        <w:rPr>
          <w:noProof/>
          <w:lang w:val="en-US"/>
        </w:rPr>
        <w:lastRenderedPageBreak/>
        <w:drawing>
          <wp:inline distT="0" distB="0" distL="0" distR="0" wp14:anchorId="5A4B5F8D" wp14:editId="3CAC5C52">
            <wp:extent cx="4572000" cy="3276600"/>
            <wp:effectExtent l="0" t="0" r="0" b="0"/>
            <wp:docPr id="211169646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4572000" cy="3276600"/>
                    </a:xfrm>
                    <a:prstGeom prst="rect">
                      <a:avLst/>
                    </a:prstGeom>
                  </pic:spPr>
                </pic:pic>
              </a:graphicData>
            </a:graphic>
          </wp:inline>
        </w:drawing>
      </w:r>
    </w:p>
    <w:p w:rsidR="003C4941" w:rsidP="1D91FF77" w:rsidRDefault="003C4941" w14:paraId="2C436E68" w14:textId="70E02B36" w14:noSpellErr="1">
      <w:pPr>
        <w:jc w:val="center"/>
        <w:rPr>
          <w:rFonts w:ascii="Cambria" w:hAnsi="Cambria" w:eastAsia="Cambria" w:cs="Cambria"/>
          <w:b w:val="1"/>
          <w:bCs w:val="1"/>
          <w:sz w:val="28"/>
          <w:szCs w:val="28"/>
        </w:rPr>
      </w:pPr>
      <w:r w:rsidRPr="1D91FF77" w:rsidR="1D91FF77">
        <w:rPr>
          <w:rFonts w:ascii="Cambria" w:hAnsi="Cambria" w:eastAsia="Cambria" w:cs="Cambria"/>
          <w:i w:val="1"/>
          <w:iCs w:val="1"/>
        </w:rPr>
        <w:t>Figure 17: Rack CAD</w:t>
      </w:r>
    </w:p>
    <w:p w:rsidR="4F2CC523" w:rsidP="003C4941" w:rsidRDefault="4F2CC523" w14:paraId="1986B85A" w14:textId="74ECC7E2">
      <w:pPr>
        <w:jc w:val="center"/>
        <w:rPr>
          <w:rFonts w:ascii="Cambria" w:hAnsi="Cambria" w:eastAsia="Cambria" w:cs="Cambria"/>
          <w:sz w:val="36"/>
          <w:szCs w:val="36"/>
        </w:rPr>
      </w:pPr>
      <w:r>
        <w:rPr>
          <w:noProof/>
          <w:lang w:val="en-US"/>
        </w:rPr>
        <w:drawing>
          <wp:inline distT="0" distB="0" distL="0" distR="0" wp14:anchorId="2C3D62D6" wp14:editId="2B05F88A">
            <wp:extent cx="4572000" cy="3276600"/>
            <wp:effectExtent l="0" t="0" r="0" b="0"/>
            <wp:docPr id="7397575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4572000" cy="3276600"/>
                    </a:xfrm>
                    <a:prstGeom prst="rect">
                      <a:avLst/>
                    </a:prstGeom>
                  </pic:spPr>
                </pic:pic>
              </a:graphicData>
            </a:graphic>
          </wp:inline>
        </w:drawing>
      </w:r>
    </w:p>
    <w:p w:rsidR="003C4941" w:rsidP="1D91FF77" w:rsidRDefault="003C4941" w14:paraId="62E6B1A6" w14:textId="0394137F" w14:noSpellErr="1">
      <w:pPr>
        <w:jc w:val="center"/>
        <w:rPr>
          <w:rFonts w:ascii="Cambria" w:hAnsi="Cambria" w:eastAsia="Cambria" w:cs="Cambria"/>
          <w:sz w:val="36"/>
          <w:szCs w:val="36"/>
        </w:rPr>
      </w:pPr>
      <w:r w:rsidRPr="1D91FF77" w:rsidR="1D91FF77">
        <w:rPr>
          <w:rFonts w:ascii="Cambria" w:hAnsi="Cambria" w:eastAsia="Cambria" w:cs="Cambria"/>
          <w:i w:val="1"/>
          <w:iCs w:val="1"/>
        </w:rPr>
        <w:t>Figure 18: Raspberry Pi CAD</w:t>
      </w:r>
    </w:p>
    <w:p w:rsidR="4F2CC523" w:rsidP="003C4941" w:rsidRDefault="4F2CC523" w14:paraId="3002D3DD" w14:textId="6346237E">
      <w:pPr>
        <w:jc w:val="center"/>
        <w:rPr>
          <w:rFonts w:ascii="Cambria" w:hAnsi="Cambria" w:eastAsia="Cambria" w:cs="Cambria"/>
        </w:rPr>
      </w:pPr>
      <w:r>
        <w:rPr>
          <w:noProof/>
          <w:lang w:val="en-US"/>
        </w:rPr>
        <w:lastRenderedPageBreak/>
        <w:drawing>
          <wp:inline distT="0" distB="0" distL="0" distR="0" wp14:anchorId="27961739" wp14:editId="21DE4EC3">
            <wp:extent cx="4572000" cy="3276600"/>
            <wp:effectExtent l="0" t="0" r="0" b="0"/>
            <wp:docPr id="62896774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4572000" cy="3276600"/>
                    </a:xfrm>
                    <a:prstGeom prst="rect">
                      <a:avLst/>
                    </a:prstGeom>
                  </pic:spPr>
                </pic:pic>
              </a:graphicData>
            </a:graphic>
          </wp:inline>
        </w:drawing>
      </w:r>
    </w:p>
    <w:p w:rsidR="003C4941" w:rsidP="1D91FF77" w:rsidRDefault="003C4941" w14:paraId="62BCA216" w14:textId="6F37DF65" w14:noSpellErr="1">
      <w:pPr>
        <w:jc w:val="center"/>
        <w:rPr>
          <w:rFonts w:ascii="Cambria" w:hAnsi="Cambria" w:eastAsia="Cambria" w:cs="Cambria"/>
        </w:rPr>
      </w:pPr>
      <w:r w:rsidRPr="1D91FF77" w:rsidR="1D91FF77">
        <w:rPr>
          <w:rFonts w:ascii="Cambria" w:hAnsi="Cambria" w:eastAsia="Cambria" w:cs="Cambria"/>
          <w:i w:val="1"/>
          <w:iCs w:val="1"/>
        </w:rPr>
        <w:t>Figure 19: Remote Controller CAD</w:t>
      </w:r>
    </w:p>
    <w:p w:rsidR="4F2CC523" w:rsidP="003C4941" w:rsidRDefault="4F2CC523" w14:paraId="28103B48" w14:textId="079706CA">
      <w:pPr>
        <w:jc w:val="center"/>
        <w:rPr>
          <w:rFonts w:ascii="Cambria" w:hAnsi="Cambria" w:eastAsia="Cambria" w:cs="Cambria"/>
          <w:sz w:val="36"/>
          <w:szCs w:val="36"/>
        </w:rPr>
      </w:pPr>
      <w:r>
        <w:rPr>
          <w:noProof/>
          <w:lang w:val="en-US"/>
        </w:rPr>
        <w:drawing>
          <wp:inline distT="0" distB="0" distL="0" distR="0" wp14:anchorId="1EAF73C4" wp14:editId="79D1B236">
            <wp:extent cx="4572000" cy="3257550"/>
            <wp:effectExtent l="0" t="0" r="0" b="0"/>
            <wp:docPr id="15466310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4572000" cy="3257550"/>
                    </a:xfrm>
                    <a:prstGeom prst="rect">
                      <a:avLst/>
                    </a:prstGeom>
                  </pic:spPr>
                </pic:pic>
              </a:graphicData>
            </a:graphic>
          </wp:inline>
        </w:drawing>
      </w:r>
    </w:p>
    <w:p w:rsidR="003C4941" w:rsidP="1D91FF77" w:rsidRDefault="003C4941" w14:paraId="4D821808" w14:textId="51BB5691" w14:noSpellErr="1">
      <w:pPr>
        <w:jc w:val="center"/>
        <w:rPr>
          <w:rFonts w:ascii="Cambria" w:hAnsi="Cambria" w:eastAsia="Cambria" w:cs="Cambria"/>
          <w:sz w:val="36"/>
          <w:szCs w:val="36"/>
        </w:rPr>
      </w:pPr>
      <w:r w:rsidRPr="1D91FF77" w:rsidR="1D91FF77">
        <w:rPr>
          <w:rFonts w:ascii="Cambria" w:hAnsi="Cambria" w:eastAsia="Cambria" w:cs="Cambria"/>
          <w:i w:val="1"/>
          <w:iCs w:val="1"/>
        </w:rPr>
        <w:t>Figure 20: Wheel CAD</w:t>
      </w:r>
    </w:p>
    <w:p w:rsidR="4F2CC523" w:rsidP="003C4941" w:rsidRDefault="4F2CC523" w14:paraId="353D0C05" w14:textId="7874F1FA">
      <w:pPr>
        <w:jc w:val="center"/>
        <w:rPr>
          <w:rFonts w:ascii="Cambria" w:hAnsi="Cambria" w:eastAsia="Cambria" w:cs="Cambria"/>
          <w:sz w:val="36"/>
          <w:szCs w:val="36"/>
        </w:rPr>
      </w:pPr>
      <w:r>
        <w:rPr>
          <w:noProof/>
          <w:lang w:val="en-US"/>
        </w:rPr>
        <w:lastRenderedPageBreak/>
        <w:drawing>
          <wp:inline distT="0" distB="0" distL="0" distR="0" wp14:anchorId="298518C8" wp14:editId="0CECC727">
            <wp:extent cx="4572000" cy="3276600"/>
            <wp:effectExtent l="0" t="0" r="0" b="0"/>
            <wp:docPr id="197236769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4572000" cy="3276600"/>
                    </a:xfrm>
                    <a:prstGeom prst="rect">
                      <a:avLst/>
                    </a:prstGeom>
                  </pic:spPr>
                </pic:pic>
              </a:graphicData>
            </a:graphic>
          </wp:inline>
        </w:drawing>
      </w:r>
    </w:p>
    <w:p w:rsidR="003C4941" w:rsidP="1D91FF77" w:rsidRDefault="003C4941" w14:paraId="1AF4E553" w14:textId="59CBB65E" w14:noSpellErr="1">
      <w:pPr>
        <w:jc w:val="center"/>
        <w:rPr>
          <w:rFonts w:ascii="Cambria" w:hAnsi="Cambria" w:eastAsia="Cambria" w:cs="Cambria"/>
          <w:sz w:val="36"/>
          <w:szCs w:val="36"/>
        </w:rPr>
      </w:pPr>
      <w:r w:rsidRPr="1D91FF77" w:rsidR="1D91FF77">
        <w:rPr>
          <w:rFonts w:ascii="Cambria" w:hAnsi="Cambria" w:eastAsia="Cambria" w:cs="Cambria"/>
          <w:i w:val="1"/>
          <w:iCs w:val="1"/>
        </w:rPr>
        <w:t>Figure 21: Main Housing CAD</w:t>
      </w:r>
    </w:p>
    <w:p w:rsidR="4F2CC523" w:rsidP="003C4941" w:rsidRDefault="4F2CC523" w14:paraId="3F2164D5" w14:textId="0637FEDC">
      <w:pPr>
        <w:jc w:val="center"/>
        <w:rPr>
          <w:rFonts w:ascii="Cambria" w:hAnsi="Cambria" w:eastAsia="Cambria" w:cs="Cambria"/>
          <w:sz w:val="36"/>
          <w:szCs w:val="36"/>
        </w:rPr>
      </w:pPr>
      <w:r>
        <w:rPr>
          <w:noProof/>
          <w:lang w:val="en-US"/>
        </w:rPr>
        <w:drawing>
          <wp:inline distT="0" distB="0" distL="0" distR="0" wp14:anchorId="303470A1" wp14:editId="72503BAA">
            <wp:extent cx="4572000" cy="3257550"/>
            <wp:effectExtent l="0" t="0" r="0" b="0"/>
            <wp:docPr id="120550739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4572000" cy="3257550"/>
                    </a:xfrm>
                    <a:prstGeom prst="rect">
                      <a:avLst/>
                    </a:prstGeom>
                  </pic:spPr>
                </pic:pic>
              </a:graphicData>
            </a:graphic>
          </wp:inline>
        </w:drawing>
      </w:r>
    </w:p>
    <w:p w:rsidR="003C4941" w:rsidP="1D91FF77" w:rsidRDefault="003C4941" w14:paraId="77200717" w14:textId="711D493D" w14:noSpellErr="1">
      <w:pPr>
        <w:jc w:val="center"/>
        <w:rPr>
          <w:rFonts w:ascii="Cambria" w:hAnsi="Cambria" w:eastAsia="Cambria" w:cs="Cambria"/>
          <w:sz w:val="36"/>
          <w:szCs w:val="36"/>
        </w:rPr>
      </w:pPr>
      <w:r w:rsidRPr="1D91FF77" w:rsidR="1D91FF77">
        <w:rPr>
          <w:rFonts w:ascii="Cambria" w:hAnsi="Cambria" w:eastAsia="Cambria" w:cs="Cambria"/>
          <w:i w:val="1"/>
          <w:iCs w:val="1"/>
        </w:rPr>
        <w:t>Figure 22: Motor Shield CAD</w:t>
      </w:r>
    </w:p>
    <w:p w:rsidR="1B239C22" w:rsidP="003C4941" w:rsidRDefault="1B239C22" w14:paraId="165C9547" w14:textId="38E0246B">
      <w:pPr>
        <w:jc w:val="center"/>
        <w:rPr>
          <w:rFonts w:ascii="Cambria" w:hAnsi="Cambria" w:eastAsia="Cambria" w:cs="Cambria"/>
        </w:rPr>
      </w:pPr>
      <w:r>
        <w:rPr>
          <w:noProof/>
          <w:lang w:val="en-US"/>
        </w:rPr>
        <w:lastRenderedPageBreak/>
        <w:drawing>
          <wp:inline distT="0" distB="0" distL="0" distR="0" wp14:anchorId="2E57090B" wp14:editId="52FC09DC">
            <wp:extent cx="4572000" cy="3276600"/>
            <wp:effectExtent l="0" t="0" r="0" b="0"/>
            <wp:docPr id="10259651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4572000" cy="3276600"/>
                    </a:xfrm>
                    <a:prstGeom prst="rect">
                      <a:avLst/>
                    </a:prstGeom>
                  </pic:spPr>
                </pic:pic>
              </a:graphicData>
            </a:graphic>
          </wp:inline>
        </w:drawing>
      </w:r>
    </w:p>
    <w:p w:rsidR="003C4941" w:rsidP="1D91FF77" w:rsidRDefault="003C4941" w14:paraId="6CDA4DD6" w14:textId="6716BB28" w14:noSpellErr="1">
      <w:pPr>
        <w:jc w:val="center"/>
        <w:rPr>
          <w:rFonts w:ascii="Cambria" w:hAnsi="Cambria" w:eastAsia="Cambria" w:cs="Cambria"/>
        </w:rPr>
      </w:pPr>
      <w:r w:rsidRPr="1D91FF77" w:rsidR="1D91FF77">
        <w:rPr>
          <w:rFonts w:ascii="Cambria" w:hAnsi="Cambria" w:eastAsia="Cambria" w:cs="Cambria"/>
          <w:i w:val="1"/>
          <w:iCs w:val="1"/>
        </w:rPr>
        <w:t>Figure 23: NEMA 23 Stepper Motor CAD</w:t>
      </w:r>
    </w:p>
    <w:p w:rsidR="1B239C22" w:rsidP="003C4941" w:rsidRDefault="1B239C22" w14:paraId="10C7593F" w14:textId="63131FA8">
      <w:pPr>
        <w:jc w:val="center"/>
        <w:rPr>
          <w:rFonts w:ascii="Cambria" w:hAnsi="Cambria" w:eastAsia="Cambria" w:cs="Cambria"/>
        </w:rPr>
      </w:pPr>
      <w:r>
        <w:rPr>
          <w:noProof/>
          <w:lang w:val="en-US"/>
        </w:rPr>
        <w:drawing>
          <wp:inline distT="0" distB="0" distL="0" distR="0" wp14:anchorId="74A68CC1" wp14:editId="508B9D98">
            <wp:extent cx="4572000" cy="3305175"/>
            <wp:effectExtent l="0" t="0" r="0" b="0"/>
            <wp:docPr id="212065219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4572000" cy="3305175"/>
                    </a:xfrm>
                    <a:prstGeom prst="rect">
                      <a:avLst/>
                    </a:prstGeom>
                  </pic:spPr>
                </pic:pic>
              </a:graphicData>
            </a:graphic>
          </wp:inline>
        </w:drawing>
      </w:r>
    </w:p>
    <w:p w:rsidR="003C4941" w:rsidP="1D91FF77" w:rsidRDefault="003C4941" w14:paraId="6E16DF58" w14:textId="3668AB5F" w14:noSpellErr="1">
      <w:pPr>
        <w:jc w:val="center"/>
        <w:rPr>
          <w:rFonts w:ascii="Cambria" w:hAnsi="Cambria" w:eastAsia="Cambria" w:cs="Cambria"/>
        </w:rPr>
      </w:pPr>
      <w:r w:rsidRPr="1D91FF77" w:rsidR="1D91FF77">
        <w:rPr>
          <w:rFonts w:ascii="Cambria" w:hAnsi="Cambria" w:eastAsia="Cambria" w:cs="Cambria"/>
          <w:i w:val="1"/>
          <w:iCs w:val="1"/>
        </w:rPr>
        <w:t>Figure 24: Pinion Gear</w:t>
      </w:r>
      <w:r w:rsidRPr="1D91FF77" w:rsidR="1D91FF77">
        <w:rPr>
          <w:rFonts w:ascii="Cambria" w:hAnsi="Cambria" w:eastAsia="Cambria" w:cs="Cambria"/>
          <w:i w:val="1"/>
          <w:iCs w:val="1"/>
        </w:rPr>
        <w:t xml:space="preserve"> CAD</w:t>
      </w:r>
    </w:p>
    <w:p w:rsidR="1B239C22" w:rsidP="003C4941" w:rsidRDefault="1B239C22" w14:paraId="24FA0241" w14:textId="081D0AC8">
      <w:pPr>
        <w:jc w:val="center"/>
        <w:rPr>
          <w:rFonts w:ascii="Cambria" w:hAnsi="Cambria" w:eastAsia="Cambria" w:cs="Cambria"/>
        </w:rPr>
      </w:pPr>
      <w:r>
        <w:rPr>
          <w:noProof/>
          <w:lang w:val="en-US"/>
        </w:rPr>
        <w:lastRenderedPageBreak/>
        <w:drawing>
          <wp:inline distT="0" distB="0" distL="0" distR="0" wp14:anchorId="6F89319B" wp14:editId="724BBD7C">
            <wp:extent cx="4572000" cy="3267075"/>
            <wp:effectExtent l="0" t="0" r="0" b="0"/>
            <wp:docPr id="95275435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4572000" cy="3267075"/>
                    </a:xfrm>
                    <a:prstGeom prst="rect">
                      <a:avLst/>
                    </a:prstGeom>
                  </pic:spPr>
                </pic:pic>
              </a:graphicData>
            </a:graphic>
          </wp:inline>
        </w:drawing>
      </w:r>
    </w:p>
    <w:p w:rsidR="003C4941" w:rsidP="1D91FF77" w:rsidRDefault="003C4941" w14:paraId="20E2E0E4" w14:textId="18E6C832" w14:noSpellErr="1">
      <w:pPr>
        <w:jc w:val="center"/>
        <w:rPr>
          <w:rFonts w:ascii="Cambria" w:hAnsi="Cambria" w:eastAsia="Cambria" w:cs="Cambria"/>
        </w:rPr>
      </w:pPr>
      <w:r w:rsidRPr="1D91FF77" w:rsidR="1D91FF77">
        <w:rPr>
          <w:rFonts w:ascii="Cambria" w:hAnsi="Cambria" w:eastAsia="Cambria" w:cs="Cambria"/>
          <w:i w:val="1"/>
          <w:iCs w:val="1"/>
        </w:rPr>
        <w:t>Figure 25: Enclosure Track CAD</w:t>
      </w:r>
    </w:p>
    <w:p w:rsidR="1B239C22" w:rsidP="003C4941" w:rsidRDefault="1B239C22" w14:paraId="1279796A" w14:textId="5E5914E6">
      <w:pPr>
        <w:jc w:val="center"/>
        <w:rPr>
          <w:rFonts w:ascii="Cambria" w:hAnsi="Cambria" w:eastAsia="Cambria" w:cs="Cambria"/>
        </w:rPr>
      </w:pPr>
      <w:r>
        <w:rPr>
          <w:noProof/>
          <w:lang w:val="en-US"/>
        </w:rPr>
        <w:drawing>
          <wp:inline distT="0" distB="0" distL="0" distR="0" wp14:anchorId="6D7D5911" wp14:editId="632C4E70">
            <wp:extent cx="4572000" cy="3295650"/>
            <wp:effectExtent l="0" t="0" r="0" b="0"/>
            <wp:docPr id="4668921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4572000" cy="3295650"/>
                    </a:xfrm>
                    <a:prstGeom prst="rect">
                      <a:avLst/>
                    </a:prstGeom>
                  </pic:spPr>
                </pic:pic>
              </a:graphicData>
            </a:graphic>
          </wp:inline>
        </w:drawing>
      </w:r>
    </w:p>
    <w:p w:rsidR="003C4941" w:rsidP="1D91FF77" w:rsidRDefault="003C4941" w14:paraId="689AF849" w14:textId="3253BEBC" w14:noSpellErr="1">
      <w:pPr>
        <w:jc w:val="center"/>
        <w:rPr>
          <w:rFonts w:ascii="Cambria" w:hAnsi="Cambria" w:eastAsia="Cambria" w:cs="Cambria"/>
        </w:rPr>
      </w:pPr>
      <w:r w:rsidRPr="1D91FF77" w:rsidR="1D91FF77">
        <w:rPr>
          <w:rFonts w:ascii="Cambria" w:hAnsi="Cambria" w:eastAsia="Cambria" w:cs="Cambria"/>
          <w:i w:val="1"/>
          <w:iCs w:val="1"/>
        </w:rPr>
        <w:t>Figure 26: Power Supply CAD</w:t>
      </w:r>
    </w:p>
    <w:p w:rsidR="00E874F7" w:rsidRDefault="00E874F7" w14:paraId="79D6504D" w14:textId="77777777">
      <w:pPr>
        <w:rPr>
          <w:rFonts w:ascii="Cambria" w:hAnsi="Cambria" w:eastAsia="Cambria" w:cs="Cambria"/>
          <w:sz w:val="24"/>
          <w:szCs w:val="24"/>
        </w:rPr>
      </w:pPr>
      <w:r>
        <w:rPr>
          <w:rFonts w:ascii="Cambria" w:hAnsi="Cambria" w:eastAsia="Cambria" w:cs="Cambria"/>
          <w:sz w:val="24"/>
          <w:szCs w:val="24"/>
        </w:rPr>
        <w:br w:type="page"/>
      </w:r>
    </w:p>
    <w:p w:rsidR="000D37D5" w:rsidP="003C4941" w:rsidRDefault="003A009C" w14:paraId="192D3C46" w14:textId="7BCF7044">
      <w:pPr>
        <w:rPr>
          <w:rFonts w:ascii="Cambria" w:hAnsi="Cambria" w:eastAsia="Cambria" w:cs="Cambria"/>
          <w:sz w:val="28"/>
          <w:szCs w:val="28"/>
        </w:rPr>
      </w:pPr>
      <w:r>
        <w:rPr>
          <w:noProof/>
          <w:lang w:val="en-US"/>
        </w:rPr>
        <w:lastRenderedPageBreak/>
        <w:drawing>
          <wp:anchor distT="0" distB="0" distL="114300" distR="114300" simplePos="0" relativeHeight="251658253" behindDoc="0" locked="0" layoutInCell="1" allowOverlap="1" wp14:anchorId="6C026E98" wp14:editId="54169649">
            <wp:simplePos x="0" y="0"/>
            <wp:positionH relativeFrom="column">
              <wp:posOffset>622300</wp:posOffset>
            </wp:positionH>
            <wp:positionV relativeFrom="paragraph">
              <wp:posOffset>2540</wp:posOffset>
            </wp:positionV>
            <wp:extent cx="4572000" cy="3295650"/>
            <wp:effectExtent l="0" t="0" r="0" b="6350"/>
            <wp:wrapTight wrapText="bothSides">
              <wp:wrapPolygon edited="0">
                <wp:start x="0" y="0"/>
                <wp:lineTo x="0" y="21475"/>
                <wp:lineTo x="21480" y="21475"/>
                <wp:lineTo x="21480" y="0"/>
                <wp:lineTo x="0" y="0"/>
              </wp:wrapPolygon>
            </wp:wrapTight>
            <wp:docPr id="139096659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4572000" cy="3295650"/>
                    </a:xfrm>
                    <a:prstGeom prst="rect">
                      <a:avLst/>
                    </a:prstGeom>
                  </pic:spPr>
                </pic:pic>
              </a:graphicData>
            </a:graphic>
            <wp14:sizeRelH relativeFrom="page">
              <wp14:pctWidth>0</wp14:pctWidth>
            </wp14:sizeRelH>
            <wp14:sizeRelV relativeFrom="page">
              <wp14:pctHeight>0</wp14:pctHeight>
            </wp14:sizeRelV>
          </wp:anchor>
        </w:drawing>
      </w:r>
    </w:p>
    <w:p w:rsidRPr="000D37D5" w:rsidR="000D37D5" w:rsidP="000D37D5" w:rsidRDefault="000D37D5" w14:paraId="2AE28036" w14:textId="2F303784">
      <w:pPr>
        <w:rPr>
          <w:rFonts w:ascii="Cambria" w:hAnsi="Cambria" w:eastAsia="Cambria" w:cs="Cambria"/>
          <w:sz w:val="28"/>
          <w:szCs w:val="28"/>
        </w:rPr>
      </w:pPr>
    </w:p>
    <w:p w:rsidRPr="000D37D5" w:rsidR="000D37D5" w:rsidP="000D37D5" w:rsidRDefault="000D37D5" w14:paraId="6DC0163F" w14:textId="5AC8A3DC">
      <w:pPr>
        <w:rPr>
          <w:rFonts w:ascii="Cambria" w:hAnsi="Cambria" w:eastAsia="Cambria" w:cs="Cambria"/>
          <w:sz w:val="28"/>
          <w:szCs w:val="28"/>
        </w:rPr>
      </w:pPr>
    </w:p>
    <w:p w:rsidRPr="000D37D5" w:rsidR="000D37D5" w:rsidP="000D37D5" w:rsidRDefault="000D37D5" w14:paraId="2D90D128" w14:textId="730D06F1">
      <w:pPr>
        <w:rPr>
          <w:rFonts w:ascii="Cambria" w:hAnsi="Cambria" w:eastAsia="Cambria" w:cs="Cambria"/>
          <w:sz w:val="28"/>
          <w:szCs w:val="28"/>
        </w:rPr>
      </w:pPr>
    </w:p>
    <w:p w:rsidRPr="000D37D5" w:rsidR="000D37D5" w:rsidP="000D37D5" w:rsidRDefault="000D37D5" w14:paraId="58981223" w14:textId="17F4F822">
      <w:pPr>
        <w:rPr>
          <w:rFonts w:ascii="Cambria" w:hAnsi="Cambria" w:eastAsia="Cambria" w:cs="Cambria"/>
          <w:sz w:val="28"/>
          <w:szCs w:val="28"/>
        </w:rPr>
      </w:pPr>
    </w:p>
    <w:p w:rsidRPr="000D37D5" w:rsidR="000D37D5" w:rsidP="000D37D5" w:rsidRDefault="000D37D5" w14:paraId="64C0DE90" w14:textId="1E179D00">
      <w:pPr>
        <w:rPr>
          <w:rFonts w:ascii="Cambria" w:hAnsi="Cambria" w:eastAsia="Cambria" w:cs="Cambria"/>
          <w:sz w:val="28"/>
          <w:szCs w:val="28"/>
        </w:rPr>
      </w:pPr>
    </w:p>
    <w:p w:rsidRPr="000D37D5" w:rsidR="000D37D5" w:rsidP="000D37D5" w:rsidRDefault="000D37D5" w14:paraId="38D778D1" w14:textId="311E4C3F">
      <w:pPr>
        <w:rPr>
          <w:rFonts w:ascii="Cambria" w:hAnsi="Cambria" w:eastAsia="Cambria" w:cs="Cambria"/>
          <w:sz w:val="28"/>
          <w:szCs w:val="28"/>
        </w:rPr>
      </w:pPr>
    </w:p>
    <w:p w:rsidRPr="000D37D5" w:rsidR="000D37D5" w:rsidP="000D37D5" w:rsidRDefault="000D37D5" w14:paraId="450C8B7F" w14:textId="24F03AD3">
      <w:pPr>
        <w:rPr>
          <w:rFonts w:ascii="Cambria" w:hAnsi="Cambria" w:eastAsia="Cambria" w:cs="Cambria"/>
          <w:sz w:val="28"/>
          <w:szCs w:val="28"/>
        </w:rPr>
      </w:pPr>
    </w:p>
    <w:p w:rsidRPr="000D37D5" w:rsidR="000D37D5" w:rsidP="000D37D5" w:rsidRDefault="000D37D5" w14:paraId="5F9F68C0" w14:textId="4F88D6BF">
      <w:pPr>
        <w:rPr>
          <w:rFonts w:ascii="Cambria" w:hAnsi="Cambria" w:eastAsia="Cambria" w:cs="Cambria"/>
          <w:sz w:val="28"/>
          <w:szCs w:val="28"/>
        </w:rPr>
      </w:pPr>
    </w:p>
    <w:p w:rsidR="000D37D5" w:rsidP="000D37D5" w:rsidRDefault="000D37D5" w14:paraId="03F7D015" w14:textId="27CF5CA4">
      <w:pPr>
        <w:rPr>
          <w:rFonts w:ascii="Cambria" w:hAnsi="Cambria" w:eastAsia="Cambria" w:cs="Cambria"/>
          <w:sz w:val="28"/>
          <w:szCs w:val="28"/>
        </w:rPr>
      </w:pPr>
    </w:p>
    <w:p w:rsidR="003C4941" w:rsidP="003C4941" w:rsidRDefault="003C4941" w14:paraId="71330616" w14:textId="312CC3E3">
      <w:pPr>
        <w:jc w:val="center"/>
        <w:rPr>
          <w:rFonts w:ascii="Cambria" w:hAnsi="Cambria" w:eastAsia="Cambria" w:cs="Cambria"/>
          <w:i/>
          <w:szCs w:val="28"/>
        </w:rPr>
      </w:pPr>
    </w:p>
    <w:p w:rsidR="003C4941" w:rsidP="1D91FF77" w:rsidRDefault="003C4941" w14:paraId="303D0D1C" w14:textId="619C7338" w14:noSpellErr="1">
      <w:pPr>
        <w:jc w:val="center"/>
        <w:rPr>
          <w:rFonts w:ascii="Cambria" w:hAnsi="Cambria" w:eastAsia="Cambria" w:cs="Cambria"/>
          <w:sz w:val="28"/>
          <w:szCs w:val="28"/>
        </w:rPr>
      </w:pPr>
      <w:r w:rsidRPr="1D91FF77" w:rsidR="1D91FF77">
        <w:rPr>
          <w:rFonts w:ascii="Cambria" w:hAnsi="Cambria" w:eastAsia="Cambria" w:cs="Cambria"/>
          <w:i w:val="1"/>
          <w:iCs w:val="1"/>
        </w:rPr>
        <w:t>Figure 27: NEMA 17 Stepper Motor CAD</w:t>
      </w:r>
    </w:p>
    <w:p w:rsidR="00A45E1E" w:rsidP="000D37D5" w:rsidRDefault="00A45E1E" w14:paraId="7E826A47" w14:textId="477884CF">
      <w:pPr>
        <w:rPr>
          <w:rFonts w:ascii="Cambria" w:hAnsi="Cambria" w:eastAsia="Cambria" w:cs="Cambria"/>
          <w:sz w:val="28"/>
          <w:szCs w:val="28"/>
        </w:rPr>
      </w:pPr>
    </w:p>
    <w:p w:rsidRPr="000D37D5" w:rsidR="00A45E1E" w:rsidP="000D37D5" w:rsidRDefault="00A45E1E" w14:paraId="3AD2E3C3" w14:textId="77777777">
      <w:pPr>
        <w:rPr>
          <w:rFonts w:ascii="Cambria" w:hAnsi="Cambria" w:eastAsia="Cambria" w:cs="Cambria"/>
          <w:sz w:val="28"/>
          <w:szCs w:val="28"/>
        </w:rPr>
      </w:pPr>
    </w:p>
    <w:p w:rsidRPr="000D37D5" w:rsidR="000D37D5" w:rsidP="000D37D5" w:rsidRDefault="002100BE" w14:paraId="0B1CDA23" w14:textId="0A3707C9">
      <w:pPr>
        <w:rPr>
          <w:rFonts w:ascii="Cambria" w:hAnsi="Cambria" w:eastAsia="Cambria" w:cs="Cambria"/>
          <w:sz w:val="28"/>
          <w:szCs w:val="28"/>
        </w:rPr>
      </w:pPr>
      <w:r>
        <w:rPr>
          <w:rFonts w:ascii="Cambria" w:hAnsi="Cambria" w:eastAsia="Cambria" w:cs="Cambria"/>
          <w:noProof/>
          <w:sz w:val="28"/>
          <w:szCs w:val="28"/>
          <w:lang w:val="en-US"/>
        </w:rPr>
        <w:drawing>
          <wp:anchor distT="0" distB="0" distL="114300" distR="114300" simplePos="0" relativeHeight="251658249" behindDoc="1" locked="0" layoutInCell="1" allowOverlap="1" wp14:anchorId="3107EBCF" wp14:editId="67464916">
            <wp:simplePos x="0" y="0"/>
            <wp:positionH relativeFrom="column">
              <wp:posOffset>-63840</wp:posOffset>
            </wp:positionH>
            <wp:positionV relativeFrom="paragraph">
              <wp:posOffset>117239</wp:posOffset>
            </wp:positionV>
            <wp:extent cx="5730875" cy="3604260"/>
            <wp:effectExtent l="0" t="0" r="9525" b="2540"/>
            <wp:wrapNone/>
            <wp:docPr id="21" name="Picture 21" descr="/Users/Brennan_Jay/Desktop/MACH_D/IMG_49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Brennan_Jay/Desktop/MACH_D/IMG_4921.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0875" cy="3604260"/>
                    </a:xfrm>
                    <a:prstGeom prst="rect">
                      <a:avLst/>
                    </a:prstGeom>
                    <a:noFill/>
                    <a:ln>
                      <a:noFill/>
                    </a:ln>
                  </pic:spPr>
                </pic:pic>
              </a:graphicData>
            </a:graphic>
            <wp14:sizeRelH relativeFrom="page">
              <wp14:pctWidth>0</wp14:pctWidth>
            </wp14:sizeRelH>
            <wp14:sizeRelV relativeFrom="page">
              <wp14:pctHeight>0</wp14:pctHeight>
            </wp14:sizeRelV>
          </wp:anchor>
        </w:drawing>
      </w:r>
    </w:p>
    <w:p w:rsidRPr="000D37D5" w:rsidR="000D37D5" w:rsidP="000D37D5" w:rsidRDefault="000D37D5" w14:paraId="48AAEBA0" w14:textId="45452F5E">
      <w:pPr>
        <w:rPr>
          <w:rFonts w:ascii="Cambria" w:hAnsi="Cambria" w:eastAsia="Cambria" w:cs="Cambria"/>
          <w:sz w:val="28"/>
          <w:szCs w:val="28"/>
        </w:rPr>
      </w:pPr>
    </w:p>
    <w:p w:rsidRPr="000D37D5" w:rsidR="000D37D5" w:rsidP="000D37D5" w:rsidRDefault="000D37D5" w14:paraId="0287748B" w14:textId="6A1B5BA9">
      <w:pPr>
        <w:rPr>
          <w:rFonts w:ascii="Cambria" w:hAnsi="Cambria" w:eastAsia="Cambria" w:cs="Cambria"/>
          <w:sz w:val="28"/>
          <w:szCs w:val="28"/>
        </w:rPr>
      </w:pPr>
    </w:p>
    <w:p w:rsidRPr="000D37D5" w:rsidR="000D37D5" w:rsidP="000D37D5" w:rsidRDefault="000D37D5" w14:paraId="79348375" w14:textId="543CE710">
      <w:pPr>
        <w:rPr>
          <w:rFonts w:ascii="Cambria" w:hAnsi="Cambria" w:eastAsia="Cambria" w:cs="Cambria"/>
          <w:sz w:val="28"/>
          <w:szCs w:val="28"/>
        </w:rPr>
      </w:pPr>
    </w:p>
    <w:p w:rsidRPr="000D37D5" w:rsidR="000D37D5" w:rsidP="000D37D5" w:rsidRDefault="000D37D5" w14:paraId="26A0F443" w14:textId="7A256131">
      <w:pPr>
        <w:rPr>
          <w:rFonts w:ascii="Cambria" w:hAnsi="Cambria" w:eastAsia="Cambria" w:cs="Cambria"/>
          <w:sz w:val="28"/>
          <w:szCs w:val="28"/>
        </w:rPr>
      </w:pPr>
    </w:p>
    <w:p w:rsidRPr="000D37D5" w:rsidR="000D37D5" w:rsidP="000D37D5" w:rsidRDefault="000D37D5" w14:paraId="0ADD341D" w14:textId="1A4D9F43">
      <w:pPr>
        <w:rPr>
          <w:rFonts w:ascii="Cambria" w:hAnsi="Cambria" w:eastAsia="Cambria" w:cs="Cambria"/>
          <w:sz w:val="28"/>
          <w:szCs w:val="28"/>
        </w:rPr>
      </w:pPr>
    </w:p>
    <w:p w:rsidRPr="000D37D5" w:rsidR="000D37D5" w:rsidP="000D37D5" w:rsidRDefault="000D37D5" w14:paraId="1B4C3270" w14:textId="6FA60D4E">
      <w:pPr>
        <w:rPr>
          <w:rFonts w:ascii="Cambria" w:hAnsi="Cambria" w:eastAsia="Cambria" w:cs="Cambria"/>
          <w:sz w:val="28"/>
          <w:szCs w:val="28"/>
        </w:rPr>
      </w:pPr>
    </w:p>
    <w:p w:rsidRPr="000D37D5" w:rsidR="000D37D5" w:rsidP="000D37D5" w:rsidRDefault="000D37D5" w14:paraId="533EE74F" w14:textId="5DFAFEB9">
      <w:pPr>
        <w:rPr>
          <w:rFonts w:ascii="Cambria" w:hAnsi="Cambria" w:eastAsia="Cambria" w:cs="Cambria"/>
          <w:sz w:val="28"/>
          <w:szCs w:val="28"/>
        </w:rPr>
      </w:pPr>
    </w:p>
    <w:p w:rsidRPr="000D37D5" w:rsidR="000D37D5" w:rsidP="000D37D5" w:rsidRDefault="000D37D5" w14:paraId="430B1019" w14:textId="181E7909">
      <w:pPr>
        <w:rPr>
          <w:rFonts w:ascii="Cambria" w:hAnsi="Cambria" w:eastAsia="Cambria" w:cs="Cambria"/>
          <w:sz w:val="28"/>
          <w:szCs w:val="28"/>
        </w:rPr>
      </w:pPr>
    </w:p>
    <w:p w:rsidRPr="000D37D5" w:rsidR="000D37D5" w:rsidP="000D37D5" w:rsidRDefault="000D37D5" w14:paraId="25A2F345" w14:textId="57018DDC">
      <w:pPr>
        <w:rPr>
          <w:rFonts w:ascii="Cambria" w:hAnsi="Cambria" w:eastAsia="Cambria" w:cs="Cambria"/>
          <w:sz w:val="28"/>
          <w:szCs w:val="28"/>
        </w:rPr>
      </w:pPr>
    </w:p>
    <w:p w:rsidRPr="000D37D5" w:rsidR="000D37D5" w:rsidP="000D37D5" w:rsidRDefault="000D37D5" w14:paraId="087EAEB4" w14:textId="39BA2210">
      <w:pPr>
        <w:rPr>
          <w:rFonts w:ascii="Cambria" w:hAnsi="Cambria" w:eastAsia="Cambria" w:cs="Cambria"/>
          <w:sz w:val="28"/>
          <w:szCs w:val="28"/>
        </w:rPr>
      </w:pPr>
    </w:p>
    <w:p w:rsidR="00F66244" w:rsidP="1D91FF77" w:rsidRDefault="003C4941" w14:paraId="0534EF39" w14:textId="4482F14D" w14:noSpellErr="1">
      <w:pPr>
        <w:rPr>
          <w:rFonts w:ascii="Cambria" w:hAnsi="Cambria" w:eastAsia="Cambria" w:cs="Cambria"/>
          <w:i w:val="1"/>
          <w:iCs w:val="1"/>
        </w:rPr>
      </w:pPr>
      <w:r w:rsidRPr="1D91FF77" w:rsidR="1D91FF77">
        <w:rPr>
          <w:rFonts w:ascii="Cambria" w:hAnsi="Cambria" w:eastAsia="Cambria" w:cs="Cambria"/>
          <w:i w:val="1"/>
          <w:iCs w:val="1"/>
        </w:rPr>
        <w:t>Figure 28</w:t>
      </w:r>
      <w:r w:rsidRPr="1D91FF77" w:rsidR="1D91FF77">
        <w:rPr>
          <w:rFonts w:ascii="Cambria" w:hAnsi="Cambria" w:eastAsia="Cambria" w:cs="Cambria"/>
          <w:i w:val="1"/>
          <w:iCs w:val="1"/>
        </w:rPr>
        <w:t xml:space="preserve">: </w:t>
      </w:r>
      <w:r w:rsidRPr="1D91FF77" w:rsidR="1D91FF77">
        <w:rPr>
          <w:rFonts w:ascii="Cambria" w:hAnsi="Cambria" w:eastAsia="Cambria" w:cs="Cambria"/>
          <w:i w:val="1"/>
          <w:iCs w:val="1"/>
        </w:rPr>
        <w:t>C</w:t>
      </w:r>
      <w:r w:rsidRPr="1D91FF77" w:rsidR="1D91FF77">
        <w:rPr>
          <w:rFonts w:ascii="Cambria" w:hAnsi="Cambria" w:eastAsia="Cambria" w:cs="Cambria"/>
          <w:i w:val="1"/>
          <w:iCs w:val="1"/>
        </w:rPr>
        <w:t>alculations to determine the torque required from the stepper motor</w:t>
      </w:r>
    </w:p>
    <w:p w:rsidR="00A45E1E" w:rsidRDefault="00A45E1E" w14:paraId="513EFBEB" w14:textId="7268344D">
      <w:pPr>
        <w:rPr>
          <w:rFonts w:ascii="Cambria" w:hAnsi="Cambria" w:eastAsia="Cambria" w:cs="Cambria"/>
          <w:i/>
        </w:rPr>
      </w:pPr>
      <w:r>
        <w:rPr>
          <w:rFonts w:ascii="Cambria" w:hAnsi="Cambria" w:eastAsia="Cambria" w:cs="Cambria"/>
          <w:i/>
        </w:rPr>
        <w:br w:type="page"/>
      </w:r>
    </w:p>
    <w:p w:rsidRPr="00F66244" w:rsidR="00F66244" w:rsidP="00F66244" w:rsidRDefault="00A45E1E" w14:paraId="22AB542D" w14:textId="7602D319">
      <w:pPr>
        <w:rPr>
          <w:rFonts w:ascii="Cambria" w:hAnsi="Cambria" w:eastAsia="Cambria" w:cs="Cambria"/>
          <w:i/>
        </w:rPr>
      </w:pPr>
      <w:r>
        <w:rPr>
          <w:rFonts w:ascii="Cambria" w:hAnsi="Cambria" w:eastAsia="Cambria" w:cs="Cambria"/>
          <w:noProof/>
          <w:sz w:val="28"/>
          <w:szCs w:val="28"/>
          <w:lang w:val="en-US"/>
        </w:rPr>
        <w:lastRenderedPageBreak/>
        <w:drawing>
          <wp:anchor distT="0" distB="0" distL="114300" distR="114300" simplePos="0" relativeHeight="251658250" behindDoc="1" locked="0" layoutInCell="1" allowOverlap="1" wp14:anchorId="265E770F" wp14:editId="3FB2FC33">
            <wp:simplePos x="0" y="0"/>
            <wp:positionH relativeFrom="column">
              <wp:posOffset>52705</wp:posOffset>
            </wp:positionH>
            <wp:positionV relativeFrom="paragraph">
              <wp:posOffset>2422</wp:posOffset>
            </wp:positionV>
            <wp:extent cx="4684395" cy="4823460"/>
            <wp:effectExtent l="0" t="0" r="0" b="2540"/>
            <wp:wrapNone/>
            <wp:docPr id="18" name="Picture 18" descr="/Users/Brennan_Jay/Desktop/MACH_D/IMG_49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Brennan_Jay/Desktop/MACH_D/IMG_4917.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84395" cy="48234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D37D5" w:rsidP="000D37D5" w:rsidRDefault="000D37D5" w14:paraId="7E98A086" w14:textId="75E890AA">
      <w:pPr>
        <w:tabs>
          <w:tab w:val="left" w:pos="3181"/>
        </w:tabs>
        <w:rPr>
          <w:rFonts w:ascii="Cambria" w:hAnsi="Cambria" w:eastAsia="Cambria" w:cs="Cambria"/>
          <w:sz w:val="28"/>
          <w:szCs w:val="28"/>
        </w:rPr>
      </w:pPr>
    </w:p>
    <w:p w:rsidRPr="000D37D5" w:rsidR="000D37D5" w:rsidP="000D37D5" w:rsidRDefault="000D37D5" w14:paraId="3C9B848E" w14:textId="54DF1E3B">
      <w:pPr>
        <w:rPr>
          <w:rFonts w:ascii="Cambria" w:hAnsi="Cambria" w:eastAsia="Cambria" w:cs="Cambria"/>
          <w:sz w:val="28"/>
          <w:szCs w:val="28"/>
        </w:rPr>
      </w:pPr>
    </w:p>
    <w:p w:rsidRPr="000D37D5" w:rsidR="000D37D5" w:rsidP="000D37D5" w:rsidRDefault="000D37D5" w14:paraId="688AB8B1" w14:textId="302292B2">
      <w:pPr>
        <w:rPr>
          <w:rFonts w:ascii="Cambria" w:hAnsi="Cambria" w:eastAsia="Cambria" w:cs="Cambria"/>
          <w:sz w:val="28"/>
          <w:szCs w:val="28"/>
        </w:rPr>
      </w:pPr>
    </w:p>
    <w:p w:rsidRPr="000D37D5" w:rsidR="000D37D5" w:rsidP="000D37D5" w:rsidRDefault="000D37D5" w14:paraId="1B0304FB" w14:textId="7FC39714">
      <w:pPr>
        <w:rPr>
          <w:rFonts w:ascii="Cambria" w:hAnsi="Cambria" w:eastAsia="Cambria" w:cs="Cambria"/>
          <w:sz w:val="28"/>
          <w:szCs w:val="28"/>
        </w:rPr>
      </w:pPr>
    </w:p>
    <w:p w:rsidRPr="000D37D5" w:rsidR="000D37D5" w:rsidP="000D37D5" w:rsidRDefault="000D37D5" w14:paraId="614BA5CC" w14:textId="56876BBB">
      <w:pPr>
        <w:rPr>
          <w:rFonts w:ascii="Cambria" w:hAnsi="Cambria" w:eastAsia="Cambria" w:cs="Cambria"/>
          <w:sz w:val="28"/>
          <w:szCs w:val="28"/>
        </w:rPr>
      </w:pPr>
    </w:p>
    <w:p w:rsidRPr="000D37D5" w:rsidR="000D37D5" w:rsidP="000D37D5" w:rsidRDefault="000D37D5" w14:paraId="43F4C91D" w14:textId="50E0231C">
      <w:pPr>
        <w:rPr>
          <w:rFonts w:ascii="Cambria" w:hAnsi="Cambria" w:eastAsia="Cambria" w:cs="Cambria"/>
          <w:sz w:val="28"/>
          <w:szCs w:val="28"/>
        </w:rPr>
      </w:pPr>
    </w:p>
    <w:p w:rsidRPr="000D37D5" w:rsidR="000D37D5" w:rsidP="000D37D5" w:rsidRDefault="000D37D5" w14:paraId="081B1286" w14:textId="1AA55A21">
      <w:pPr>
        <w:rPr>
          <w:rFonts w:ascii="Cambria" w:hAnsi="Cambria" w:eastAsia="Cambria" w:cs="Cambria"/>
          <w:sz w:val="28"/>
          <w:szCs w:val="28"/>
        </w:rPr>
      </w:pPr>
    </w:p>
    <w:p w:rsidRPr="000D37D5" w:rsidR="000D37D5" w:rsidP="000D37D5" w:rsidRDefault="000D37D5" w14:paraId="1DDA1BD0" w14:textId="4D5160A3">
      <w:pPr>
        <w:rPr>
          <w:rFonts w:ascii="Cambria" w:hAnsi="Cambria" w:eastAsia="Cambria" w:cs="Cambria"/>
          <w:sz w:val="28"/>
          <w:szCs w:val="28"/>
        </w:rPr>
      </w:pPr>
    </w:p>
    <w:p w:rsidRPr="000D37D5" w:rsidR="000D37D5" w:rsidP="000D37D5" w:rsidRDefault="000D37D5" w14:paraId="1C8DB609" w14:textId="720438EE">
      <w:pPr>
        <w:rPr>
          <w:rFonts w:ascii="Cambria" w:hAnsi="Cambria" w:eastAsia="Cambria" w:cs="Cambria"/>
          <w:sz w:val="28"/>
          <w:szCs w:val="28"/>
        </w:rPr>
      </w:pPr>
    </w:p>
    <w:p w:rsidRPr="000D37D5" w:rsidR="000D37D5" w:rsidP="000D37D5" w:rsidRDefault="000D37D5" w14:paraId="5A06CF0C" w14:textId="23FFD609">
      <w:pPr>
        <w:rPr>
          <w:rFonts w:ascii="Cambria" w:hAnsi="Cambria" w:eastAsia="Cambria" w:cs="Cambria"/>
          <w:sz w:val="28"/>
          <w:szCs w:val="28"/>
        </w:rPr>
      </w:pPr>
    </w:p>
    <w:p w:rsidRPr="000D37D5" w:rsidR="000D37D5" w:rsidP="000D37D5" w:rsidRDefault="000D37D5" w14:paraId="46FEFF9E" w14:textId="5448D8CD">
      <w:pPr>
        <w:rPr>
          <w:rFonts w:ascii="Cambria" w:hAnsi="Cambria" w:eastAsia="Cambria" w:cs="Cambria"/>
          <w:sz w:val="28"/>
          <w:szCs w:val="28"/>
        </w:rPr>
      </w:pPr>
    </w:p>
    <w:p w:rsidRPr="000D37D5" w:rsidR="000D37D5" w:rsidP="000D37D5" w:rsidRDefault="000D37D5" w14:paraId="23A4E5EE" w14:textId="5F1B1376">
      <w:pPr>
        <w:rPr>
          <w:rFonts w:ascii="Cambria" w:hAnsi="Cambria" w:eastAsia="Cambria" w:cs="Cambria"/>
          <w:sz w:val="28"/>
          <w:szCs w:val="28"/>
        </w:rPr>
      </w:pPr>
    </w:p>
    <w:p w:rsidRPr="000D37D5" w:rsidR="000D37D5" w:rsidP="000D37D5" w:rsidRDefault="000D37D5" w14:paraId="421B90B1" w14:textId="569FD169">
      <w:pPr>
        <w:rPr>
          <w:rFonts w:ascii="Cambria" w:hAnsi="Cambria" w:eastAsia="Cambria" w:cs="Cambria"/>
          <w:sz w:val="28"/>
          <w:szCs w:val="28"/>
        </w:rPr>
      </w:pPr>
    </w:p>
    <w:p w:rsidRPr="000D37D5" w:rsidR="000D37D5" w:rsidP="000D37D5" w:rsidRDefault="000D37D5" w14:paraId="7F805EAC" w14:textId="28DE88F3">
      <w:pPr>
        <w:rPr>
          <w:rFonts w:ascii="Cambria" w:hAnsi="Cambria" w:eastAsia="Cambria" w:cs="Cambria"/>
          <w:sz w:val="28"/>
          <w:szCs w:val="28"/>
        </w:rPr>
      </w:pPr>
    </w:p>
    <w:p w:rsidRPr="000D37D5" w:rsidR="000D37D5" w:rsidP="1D91FF77" w:rsidRDefault="003C4941" w14:paraId="3C04D6CB" w14:textId="51E152EC" w14:noSpellErr="1">
      <w:pPr>
        <w:rPr>
          <w:rFonts w:ascii="Cambria" w:hAnsi="Cambria" w:eastAsia="Cambria" w:cs="Cambria"/>
          <w:i w:val="1"/>
          <w:iCs w:val="1"/>
        </w:rPr>
      </w:pPr>
      <w:r w:rsidRPr="1D91FF77" w:rsidR="1D91FF77">
        <w:rPr>
          <w:rFonts w:ascii="Cambria" w:hAnsi="Cambria" w:eastAsia="Cambria" w:cs="Cambria"/>
          <w:i w:val="1"/>
          <w:iCs w:val="1"/>
        </w:rPr>
        <w:t>Figure 29</w:t>
      </w:r>
      <w:r w:rsidRPr="1D91FF77" w:rsidR="1D91FF77">
        <w:rPr>
          <w:rFonts w:ascii="Cambria" w:hAnsi="Cambria" w:eastAsia="Cambria" w:cs="Cambria"/>
          <w:i w:val="1"/>
          <w:iCs w:val="1"/>
        </w:rPr>
        <w:t xml:space="preserve">: </w:t>
      </w:r>
      <w:r w:rsidRPr="1D91FF77" w:rsidR="1D91FF77">
        <w:rPr>
          <w:rFonts w:ascii="Cambria" w:hAnsi="Cambria" w:eastAsia="Cambria" w:cs="Cambria"/>
          <w:i w:val="1"/>
          <w:iCs w:val="1"/>
        </w:rPr>
        <w:t>C</w:t>
      </w:r>
      <w:r w:rsidRPr="1D91FF77" w:rsidR="1D91FF77">
        <w:rPr>
          <w:rFonts w:ascii="Cambria" w:hAnsi="Cambria" w:eastAsia="Cambria" w:cs="Cambria"/>
          <w:i w:val="1"/>
          <w:iCs w:val="1"/>
        </w:rPr>
        <w:t>alculations for support beams</w:t>
      </w:r>
    </w:p>
    <w:p w:rsidRPr="000D37D5" w:rsidR="000D37D5" w:rsidP="000D37D5" w:rsidRDefault="000D37D5" w14:paraId="3FAFFC83" w14:textId="69E3E36A">
      <w:pPr>
        <w:tabs>
          <w:tab w:val="left" w:pos="6061"/>
        </w:tabs>
        <w:rPr>
          <w:rFonts w:ascii="Cambria" w:hAnsi="Cambria" w:eastAsia="Cambria" w:cs="Cambria"/>
          <w:sz w:val="28"/>
          <w:szCs w:val="28"/>
        </w:rPr>
      </w:pPr>
      <w:r>
        <w:rPr>
          <w:rFonts w:ascii="Cambria" w:hAnsi="Cambria" w:eastAsia="Cambria" w:cs="Cambria"/>
          <w:noProof/>
          <w:sz w:val="28"/>
          <w:szCs w:val="28"/>
          <w:lang w:val="en-US"/>
        </w:rPr>
        <w:drawing>
          <wp:anchor distT="0" distB="0" distL="114300" distR="114300" simplePos="0" relativeHeight="251658247" behindDoc="1" locked="0" layoutInCell="1" allowOverlap="1" wp14:anchorId="7597C90A" wp14:editId="79721DEE">
            <wp:simplePos x="0" y="0"/>
            <wp:positionH relativeFrom="column">
              <wp:posOffset>265430</wp:posOffset>
            </wp:positionH>
            <wp:positionV relativeFrom="paragraph">
              <wp:posOffset>83451</wp:posOffset>
            </wp:positionV>
            <wp:extent cx="4923790" cy="3449320"/>
            <wp:effectExtent l="0" t="0" r="3810" b="5080"/>
            <wp:wrapNone/>
            <wp:docPr id="20" name="Picture 20" descr="/Users/Brennan_Jay/Desktop/MACH_D/IMG_49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Brennan_Jay/Desktop/MACH_D/IMG_4918.JP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7155"/>
                    <a:stretch/>
                  </pic:blipFill>
                  <pic:spPr bwMode="auto">
                    <a:xfrm>
                      <a:off x="0" y="0"/>
                      <a:ext cx="4923790" cy="34493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ambria" w:hAnsi="Cambria" w:eastAsia="Cambria" w:cs="Cambria"/>
          <w:sz w:val="28"/>
          <w:szCs w:val="28"/>
        </w:rPr>
        <w:tab/>
      </w:r>
    </w:p>
    <w:p w:rsidRPr="000D37D5" w:rsidR="000D37D5" w:rsidP="000D37D5" w:rsidRDefault="000D37D5" w14:paraId="3AA415CA" w14:textId="07AE3393">
      <w:pPr>
        <w:rPr>
          <w:rFonts w:ascii="Cambria" w:hAnsi="Cambria" w:eastAsia="Cambria" w:cs="Cambria"/>
          <w:sz w:val="28"/>
          <w:szCs w:val="28"/>
        </w:rPr>
      </w:pPr>
    </w:p>
    <w:p w:rsidRPr="000D37D5" w:rsidR="000D37D5" w:rsidP="000D37D5" w:rsidRDefault="000D37D5" w14:paraId="37873536" w14:textId="787D5639">
      <w:pPr>
        <w:rPr>
          <w:rFonts w:ascii="Cambria" w:hAnsi="Cambria" w:eastAsia="Cambria" w:cs="Cambria"/>
          <w:sz w:val="28"/>
          <w:szCs w:val="28"/>
        </w:rPr>
      </w:pPr>
    </w:p>
    <w:p w:rsidRPr="000D37D5" w:rsidR="000D37D5" w:rsidP="000D37D5" w:rsidRDefault="000D37D5" w14:paraId="01905DC9" w14:textId="47B7F46E">
      <w:pPr>
        <w:rPr>
          <w:rFonts w:ascii="Cambria" w:hAnsi="Cambria" w:eastAsia="Cambria" w:cs="Cambria"/>
          <w:sz w:val="28"/>
          <w:szCs w:val="28"/>
        </w:rPr>
      </w:pPr>
    </w:p>
    <w:p w:rsidRPr="000D37D5" w:rsidR="000D37D5" w:rsidP="000D37D5" w:rsidRDefault="000D37D5" w14:paraId="085797BE" w14:textId="058324F8">
      <w:pPr>
        <w:rPr>
          <w:rFonts w:ascii="Cambria" w:hAnsi="Cambria" w:eastAsia="Cambria" w:cs="Cambria"/>
          <w:sz w:val="28"/>
          <w:szCs w:val="28"/>
        </w:rPr>
      </w:pPr>
    </w:p>
    <w:p w:rsidR="000D37D5" w:rsidP="000D37D5" w:rsidRDefault="000D37D5" w14:paraId="6E4E4BBA" w14:textId="7C243654">
      <w:pPr>
        <w:tabs>
          <w:tab w:val="left" w:pos="3181"/>
        </w:tabs>
        <w:rPr>
          <w:rFonts w:ascii="Cambria" w:hAnsi="Cambria" w:eastAsia="Cambria" w:cs="Cambria"/>
          <w:sz w:val="28"/>
          <w:szCs w:val="28"/>
        </w:rPr>
      </w:pPr>
      <w:r>
        <w:rPr>
          <w:rFonts w:ascii="Cambria" w:hAnsi="Cambria" w:eastAsia="Cambria" w:cs="Cambria"/>
          <w:sz w:val="28"/>
          <w:szCs w:val="28"/>
        </w:rPr>
        <w:tab/>
      </w:r>
    </w:p>
    <w:p w:rsidR="000D37D5" w:rsidP="000D37D5" w:rsidRDefault="000D37D5" w14:paraId="767D13FE" w14:textId="65F4BD13">
      <w:pPr>
        <w:tabs>
          <w:tab w:val="left" w:pos="3181"/>
        </w:tabs>
        <w:rPr>
          <w:rFonts w:ascii="Cambria" w:hAnsi="Cambria" w:eastAsia="Cambria" w:cs="Cambria"/>
          <w:sz w:val="28"/>
          <w:szCs w:val="28"/>
        </w:rPr>
      </w:pPr>
    </w:p>
    <w:p w:rsidR="000D37D5" w:rsidP="000D37D5" w:rsidRDefault="000D37D5" w14:paraId="4BB6EEFC" w14:textId="6D9B1DA3">
      <w:pPr>
        <w:tabs>
          <w:tab w:val="left" w:pos="3181"/>
        </w:tabs>
        <w:rPr>
          <w:rFonts w:ascii="Cambria" w:hAnsi="Cambria" w:eastAsia="Cambria" w:cs="Cambria"/>
          <w:sz w:val="28"/>
          <w:szCs w:val="28"/>
        </w:rPr>
      </w:pPr>
    </w:p>
    <w:p w:rsidR="000D37D5" w:rsidP="000D37D5" w:rsidRDefault="000D37D5" w14:paraId="3E618B31" w14:textId="22FDDC73">
      <w:pPr>
        <w:tabs>
          <w:tab w:val="left" w:pos="3181"/>
        </w:tabs>
        <w:rPr>
          <w:rFonts w:ascii="Cambria" w:hAnsi="Cambria" w:eastAsia="Cambria" w:cs="Cambria"/>
          <w:sz w:val="28"/>
          <w:szCs w:val="28"/>
        </w:rPr>
      </w:pPr>
    </w:p>
    <w:p w:rsidR="00A45E1E" w:rsidP="000D37D5" w:rsidRDefault="00A45E1E" w14:paraId="3172F12D" w14:textId="77777777">
      <w:pPr>
        <w:tabs>
          <w:tab w:val="left" w:pos="3181"/>
        </w:tabs>
        <w:rPr>
          <w:rFonts w:ascii="Cambria" w:hAnsi="Cambria" w:eastAsia="Cambria" w:cs="Cambria"/>
          <w:i/>
        </w:rPr>
      </w:pPr>
    </w:p>
    <w:p w:rsidRPr="000D37D5" w:rsidR="000D37D5" w:rsidP="1D91FF77" w:rsidRDefault="003C4941" w14:paraId="6C2964B1" w14:textId="60CA482C" w14:noSpellErr="1">
      <w:pPr>
        <w:tabs>
          <w:tab w:val="left" w:pos="3181"/>
        </w:tabs>
        <w:rPr>
          <w:rFonts w:ascii="Cambria" w:hAnsi="Cambria" w:eastAsia="Cambria" w:cs="Cambria"/>
          <w:i w:val="1"/>
          <w:iCs w:val="1"/>
        </w:rPr>
      </w:pPr>
      <w:r w:rsidRPr="1D91FF77" w:rsidR="1D91FF77">
        <w:rPr>
          <w:rFonts w:ascii="Cambria" w:hAnsi="Cambria" w:eastAsia="Cambria" w:cs="Cambria"/>
          <w:i w:val="1"/>
          <w:iCs w:val="1"/>
        </w:rPr>
        <w:t>Figure 30</w:t>
      </w:r>
      <w:r w:rsidRPr="1D91FF77" w:rsidR="1D91FF77">
        <w:rPr>
          <w:rFonts w:ascii="Cambria" w:hAnsi="Cambria" w:eastAsia="Cambria" w:cs="Cambria"/>
          <w:i w:val="1"/>
          <w:iCs w:val="1"/>
        </w:rPr>
        <w:t xml:space="preserve">: </w:t>
      </w:r>
      <w:r w:rsidRPr="1D91FF77" w:rsidR="1D91FF77">
        <w:rPr>
          <w:rFonts w:ascii="Cambria" w:hAnsi="Cambria" w:eastAsia="Cambria" w:cs="Cambria"/>
          <w:i w:val="1"/>
          <w:iCs w:val="1"/>
        </w:rPr>
        <w:t>E</w:t>
      </w:r>
      <w:r w:rsidRPr="1D91FF77" w:rsidR="1D91FF77">
        <w:rPr>
          <w:rFonts w:ascii="Cambria" w:hAnsi="Cambria" w:eastAsia="Cambria" w:cs="Cambria"/>
          <w:i w:val="1"/>
          <w:iCs w:val="1"/>
        </w:rPr>
        <w:t>quations to find factor of safety of pinion gear</w:t>
      </w:r>
    </w:p>
    <w:p w:rsidR="00A45E1E" w:rsidRDefault="00A45E1E" w14:paraId="0A122082" w14:textId="77777777">
      <w:pPr>
        <w:rPr>
          <w:rFonts w:ascii="Cambria" w:hAnsi="Cambria" w:eastAsia="Cambria" w:cs="Cambria"/>
          <w:sz w:val="28"/>
          <w:szCs w:val="28"/>
        </w:rPr>
      </w:pPr>
      <w:r>
        <w:rPr>
          <w:rFonts w:ascii="Cambria" w:hAnsi="Cambria" w:eastAsia="Cambria" w:cs="Cambria"/>
          <w:sz w:val="28"/>
          <w:szCs w:val="28"/>
        </w:rPr>
        <w:br w:type="page"/>
      </w:r>
    </w:p>
    <w:p w:rsidR="000D37D5" w:rsidP="000D37D5" w:rsidRDefault="000D37D5" w14:paraId="1137AB2A" w14:textId="54C0F8B5">
      <w:pPr>
        <w:tabs>
          <w:tab w:val="left" w:pos="3181"/>
        </w:tabs>
        <w:rPr>
          <w:rFonts w:ascii="Cambria" w:hAnsi="Cambria" w:eastAsia="Cambria" w:cs="Cambria"/>
          <w:sz w:val="28"/>
          <w:szCs w:val="28"/>
        </w:rPr>
      </w:pPr>
      <w:r>
        <w:rPr>
          <w:rFonts w:ascii="Cambria" w:hAnsi="Cambria" w:eastAsia="Cambria" w:cs="Cambria"/>
          <w:noProof/>
          <w:sz w:val="28"/>
          <w:szCs w:val="28"/>
          <w:lang w:val="en-US"/>
        </w:rPr>
        <w:lastRenderedPageBreak/>
        <w:drawing>
          <wp:anchor distT="0" distB="0" distL="114300" distR="114300" simplePos="0" relativeHeight="251658252" behindDoc="1" locked="0" layoutInCell="1" allowOverlap="1" wp14:anchorId="47B39818" wp14:editId="41796FC6">
            <wp:simplePos x="0" y="0"/>
            <wp:positionH relativeFrom="column">
              <wp:posOffset>409516</wp:posOffset>
            </wp:positionH>
            <wp:positionV relativeFrom="paragraph">
              <wp:posOffset>-342265</wp:posOffset>
            </wp:positionV>
            <wp:extent cx="5130931" cy="5273631"/>
            <wp:effectExtent l="0" t="0" r="0" b="10160"/>
            <wp:wrapNone/>
            <wp:docPr id="23" name="Picture 23" descr="/Users/Brennan_Jay/Desktop/MACH_D/IMG_49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Brennan_Jay/Desktop/MACH_D/IMG_4916.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30931" cy="5273631"/>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mbria" w:hAnsi="Cambria" w:eastAsia="Cambria" w:cs="Cambria"/>
          <w:noProof/>
          <w:sz w:val="28"/>
          <w:szCs w:val="28"/>
          <w:lang w:val="en-US"/>
        </w:rPr>
        <w:drawing>
          <wp:anchor distT="0" distB="0" distL="114300" distR="114300" simplePos="0" relativeHeight="251658251" behindDoc="1" locked="0" layoutInCell="1" allowOverlap="1" wp14:anchorId="0AF1640D" wp14:editId="052010AE">
            <wp:simplePos x="0" y="0"/>
            <wp:positionH relativeFrom="column">
              <wp:posOffset>-28237180</wp:posOffset>
            </wp:positionH>
            <wp:positionV relativeFrom="paragraph">
              <wp:posOffset>137329560</wp:posOffset>
            </wp:positionV>
            <wp:extent cx="5720080" cy="5634990"/>
            <wp:effectExtent l="0" t="0" r="0" b="3810"/>
            <wp:wrapNone/>
            <wp:docPr id="22" name="Picture 22" descr="/Users/Brennan_Jay/Desktop/MACH_D/IMG_49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Brennan_Jay/Desktop/MACH_D/IMG_4923.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0080" cy="56349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D37D5" w:rsidP="000D37D5" w:rsidRDefault="000D37D5" w14:paraId="68B92544" w14:textId="0B64C578">
      <w:pPr>
        <w:tabs>
          <w:tab w:val="left" w:pos="3181"/>
        </w:tabs>
        <w:rPr>
          <w:rFonts w:ascii="Cambria" w:hAnsi="Cambria" w:eastAsia="Cambria" w:cs="Cambria"/>
          <w:sz w:val="28"/>
          <w:szCs w:val="28"/>
        </w:rPr>
      </w:pPr>
    </w:p>
    <w:p w:rsidRPr="000D37D5" w:rsidR="000D37D5" w:rsidP="000D37D5" w:rsidRDefault="000D37D5" w14:paraId="6D855AA9" w14:textId="64A8FE8F">
      <w:pPr>
        <w:rPr>
          <w:rFonts w:ascii="Cambria" w:hAnsi="Cambria" w:eastAsia="Cambria" w:cs="Cambria"/>
          <w:sz w:val="28"/>
          <w:szCs w:val="28"/>
        </w:rPr>
      </w:pPr>
    </w:p>
    <w:p w:rsidRPr="000D37D5" w:rsidR="000D37D5" w:rsidP="000D37D5" w:rsidRDefault="000D37D5" w14:paraId="3E487E9C" w14:textId="32A44EE8">
      <w:pPr>
        <w:rPr>
          <w:rFonts w:ascii="Cambria" w:hAnsi="Cambria" w:eastAsia="Cambria" w:cs="Cambria"/>
          <w:sz w:val="28"/>
          <w:szCs w:val="28"/>
        </w:rPr>
      </w:pPr>
    </w:p>
    <w:p w:rsidRPr="000D37D5" w:rsidR="000D37D5" w:rsidP="000D37D5" w:rsidRDefault="000D37D5" w14:paraId="45551915" w14:textId="1BD45893">
      <w:pPr>
        <w:rPr>
          <w:rFonts w:ascii="Cambria" w:hAnsi="Cambria" w:eastAsia="Cambria" w:cs="Cambria"/>
          <w:sz w:val="28"/>
          <w:szCs w:val="28"/>
        </w:rPr>
      </w:pPr>
    </w:p>
    <w:p w:rsidRPr="000D37D5" w:rsidR="000D37D5" w:rsidP="000D37D5" w:rsidRDefault="000D37D5" w14:paraId="390B5CE8" w14:textId="690CBBF7">
      <w:pPr>
        <w:rPr>
          <w:rFonts w:ascii="Cambria" w:hAnsi="Cambria" w:eastAsia="Cambria" w:cs="Cambria"/>
          <w:sz w:val="28"/>
          <w:szCs w:val="28"/>
        </w:rPr>
      </w:pPr>
    </w:p>
    <w:p w:rsidRPr="000D37D5" w:rsidR="000D37D5" w:rsidP="000D37D5" w:rsidRDefault="000D37D5" w14:paraId="5BAF2FB2" w14:textId="7EFE11B7">
      <w:pPr>
        <w:rPr>
          <w:rFonts w:ascii="Cambria" w:hAnsi="Cambria" w:eastAsia="Cambria" w:cs="Cambria"/>
          <w:sz w:val="28"/>
          <w:szCs w:val="28"/>
        </w:rPr>
      </w:pPr>
    </w:p>
    <w:p w:rsidRPr="000D37D5" w:rsidR="000D37D5" w:rsidP="000D37D5" w:rsidRDefault="000D37D5" w14:paraId="39038285" w14:textId="2F03F822">
      <w:pPr>
        <w:rPr>
          <w:rFonts w:ascii="Cambria" w:hAnsi="Cambria" w:eastAsia="Cambria" w:cs="Cambria"/>
          <w:sz w:val="28"/>
          <w:szCs w:val="28"/>
        </w:rPr>
      </w:pPr>
    </w:p>
    <w:p w:rsidRPr="000D37D5" w:rsidR="000D37D5" w:rsidP="000D37D5" w:rsidRDefault="000D37D5" w14:paraId="2B30182C" w14:textId="168C7CFF">
      <w:pPr>
        <w:rPr>
          <w:rFonts w:ascii="Cambria" w:hAnsi="Cambria" w:eastAsia="Cambria" w:cs="Cambria"/>
          <w:sz w:val="28"/>
          <w:szCs w:val="28"/>
        </w:rPr>
      </w:pPr>
    </w:p>
    <w:p w:rsidRPr="000D37D5" w:rsidR="000D37D5" w:rsidP="000D37D5" w:rsidRDefault="000D37D5" w14:paraId="2421B07C" w14:textId="39C7D829">
      <w:pPr>
        <w:rPr>
          <w:rFonts w:ascii="Cambria" w:hAnsi="Cambria" w:eastAsia="Cambria" w:cs="Cambria"/>
          <w:sz w:val="28"/>
          <w:szCs w:val="28"/>
        </w:rPr>
      </w:pPr>
    </w:p>
    <w:p w:rsidRPr="000D37D5" w:rsidR="000D37D5" w:rsidP="000D37D5" w:rsidRDefault="000D37D5" w14:paraId="2AB61A24" w14:textId="04416D89">
      <w:pPr>
        <w:rPr>
          <w:rFonts w:ascii="Cambria" w:hAnsi="Cambria" w:eastAsia="Cambria" w:cs="Cambria"/>
          <w:sz w:val="28"/>
          <w:szCs w:val="28"/>
        </w:rPr>
      </w:pPr>
    </w:p>
    <w:p w:rsidRPr="000D37D5" w:rsidR="000D37D5" w:rsidP="000D37D5" w:rsidRDefault="000D37D5" w14:paraId="05ACBEFF" w14:textId="0112A88E">
      <w:pPr>
        <w:rPr>
          <w:rFonts w:ascii="Cambria" w:hAnsi="Cambria" w:eastAsia="Cambria" w:cs="Cambria"/>
          <w:sz w:val="28"/>
          <w:szCs w:val="28"/>
        </w:rPr>
      </w:pPr>
    </w:p>
    <w:p w:rsidRPr="000D37D5" w:rsidR="000D37D5" w:rsidP="000D37D5" w:rsidRDefault="000D37D5" w14:paraId="49CBDEDD" w14:textId="39402267">
      <w:pPr>
        <w:rPr>
          <w:rFonts w:ascii="Cambria" w:hAnsi="Cambria" w:eastAsia="Cambria" w:cs="Cambria"/>
          <w:sz w:val="28"/>
          <w:szCs w:val="28"/>
        </w:rPr>
      </w:pPr>
    </w:p>
    <w:p w:rsidRPr="000D37D5" w:rsidR="000D37D5" w:rsidP="000D37D5" w:rsidRDefault="000D37D5" w14:paraId="62B74CDD" w14:textId="4C322144">
      <w:pPr>
        <w:rPr>
          <w:rFonts w:ascii="Cambria" w:hAnsi="Cambria" w:eastAsia="Cambria" w:cs="Cambria"/>
          <w:sz w:val="28"/>
          <w:szCs w:val="28"/>
        </w:rPr>
      </w:pPr>
    </w:p>
    <w:p w:rsidRPr="000D37D5" w:rsidR="000D37D5" w:rsidP="000D37D5" w:rsidRDefault="000D37D5" w14:paraId="5BFF2338" w14:textId="6FC69DD5">
      <w:pPr>
        <w:rPr>
          <w:rFonts w:ascii="Cambria" w:hAnsi="Cambria" w:eastAsia="Cambria" w:cs="Cambria"/>
          <w:sz w:val="28"/>
          <w:szCs w:val="28"/>
        </w:rPr>
      </w:pPr>
    </w:p>
    <w:p w:rsidRPr="000D37D5" w:rsidR="000D37D5" w:rsidP="1D91FF77" w:rsidRDefault="002100BE" w14:paraId="509B818D" w14:textId="4633A5B1" w14:noSpellErr="1">
      <w:pPr>
        <w:rPr>
          <w:rFonts w:ascii="Cambria" w:hAnsi="Cambria" w:eastAsia="Cambria" w:cs="Cambria"/>
          <w:i w:val="1"/>
          <w:iCs w:val="1"/>
        </w:rPr>
      </w:pPr>
      <w:r>
        <w:rPr>
          <w:rFonts w:ascii="Cambria" w:hAnsi="Cambria" w:eastAsia="Cambria" w:cs="Cambria"/>
          <w:noProof/>
          <w:sz w:val="28"/>
          <w:szCs w:val="28"/>
          <w:lang w:val="en-US"/>
        </w:rPr>
        <w:drawing>
          <wp:anchor distT="0" distB="0" distL="114300" distR="114300" simplePos="0" relativeHeight="251658248" behindDoc="1" locked="0" layoutInCell="1" allowOverlap="1" wp14:anchorId="3BC81FC2" wp14:editId="2854379E">
            <wp:simplePos x="0" y="0"/>
            <wp:positionH relativeFrom="column">
              <wp:posOffset>-63795</wp:posOffset>
            </wp:positionH>
            <wp:positionV relativeFrom="paragraph">
              <wp:posOffset>269032</wp:posOffset>
            </wp:positionV>
            <wp:extent cx="5730875" cy="3349197"/>
            <wp:effectExtent l="0" t="0" r="9525" b="3810"/>
            <wp:wrapNone/>
            <wp:docPr id="19" name="Picture 19" descr="/Users/Brennan_Jay/Desktop/MACH_D/IMG_4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Brennan_Jay/Desktop/MACH_D/IMG_4922.JP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3964"/>
                    <a:stretch/>
                  </pic:blipFill>
                  <pic:spPr bwMode="auto">
                    <a:xfrm>
                      <a:off x="0" y="0"/>
                      <a:ext cx="5730875" cy="334919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1D91FF77" w:rsidR="003C4941">
        <w:rPr>
          <w:rFonts w:ascii="Cambria" w:hAnsi="Cambria" w:eastAsia="Cambria" w:cs="Cambria"/>
          <w:i w:val="1"/>
          <w:iCs w:val="1"/>
        </w:rPr>
        <w:t>Figure 31</w:t>
      </w:r>
      <w:r w:rsidRPr="1D91FF77" w:rsidR="000D37D5">
        <w:rPr>
          <w:rFonts w:ascii="Cambria" w:hAnsi="Cambria" w:eastAsia="Cambria" w:cs="Cambria"/>
          <w:i w:val="1"/>
          <w:iCs w:val="1"/>
        </w:rPr>
        <w:t xml:space="preserve">: </w:t>
      </w:r>
      <w:r w:rsidRPr="1D91FF77" w:rsidR="009332E1">
        <w:rPr>
          <w:rFonts w:ascii="Cambria" w:hAnsi="Cambria" w:eastAsia="Cambria" w:cs="Cambria"/>
          <w:i w:val="1"/>
          <w:iCs w:val="1"/>
        </w:rPr>
        <w:t>C</w:t>
      </w:r>
      <w:r w:rsidRPr="1D91FF77" w:rsidR="000D37D5">
        <w:rPr>
          <w:rFonts w:ascii="Cambria" w:hAnsi="Cambria" w:eastAsia="Cambria" w:cs="Cambria"/>
          <w:i w:val="1"/>
          <w:iCs w:val="1"/>
        </w:rPr>
        <w:t>alculations for pump analysis</w:t>
      </w:r>
    </w:p>
    <w:p w:rsidRPr="000D37D5" w:rsidR="000D37D5" w:rsidP="000D37D5" w:rsidRDefault="000D37D5" w14:paraId="5C4609B8" w14:textId="7A6949EF">
      <w:pPr>
        <w:rPr>
          <w:rFonts w:ascii="Cambria" w:hAnsi="Cambria" w:eastAsia="Cambria" w:cs="Cambria"/>
          <w:sz w:val="28"/>
          <w:szCs w:val="28"/>
        </w:rPr>
      </w:pPr>
    </w:p>
    <w:p w:rsidRPr="000D37D5" w:rsidR="000D37D5" w:rsidP="000D37D5" w:rsidRDefault="000D37D5" w14:paraId="5B182EDC" w14:textId="3F9E0900">
      <w:pPr>
        <w:rPr>
          <w:rFonts w:ascii="Cambria" w:hAnsi="Cambria" w:eastAsia="Cambria" w:cs="Cambria"/>
          <w:sz w:val="28"/>
          <w:szCs w:val="28"/>
        </w:rPr>
      </w:pPr>
    </w:p>
    <w:p w:rsidRPr="000D37D5" w:rsidR="000D37D5" w:rsidP="000D37D5" w:rsidRDefault="000D37D5" w14:paraId="7D4DACE6" w14:textId="2925CFD0">
      <w:pPr>
        <w:rPr>
          <w:rFonts w:ascii="Cambria" w:hAnsi="Cambria" w:eastAsia="Cambria" w:cs="Cambria"/>
          <w:sz w:val="28"/>
          <w:szCs w:val="28"/>
        </w:rPr>
      </w:pPr>
    </w:p>
    <w:p w:rsidR="000D37D5" w:rsidP="000D37D5" w:rsidRDefault="000D37D5" w14:paraId="59A43A01" w14:textId="62C59D27">
      <w:pPr>
        <w:jc w:val="right"/>
        <w:rPr>
          <w:rFonts w:ascii="Cambria" w:hAnsi="Cambria" w:eastAsia="Cambria" w:cs="Cambria"/>
          <w:sz w:val="28"/>
          <w:szCs w:val="28"/>
        </w:rPr>
      </w:pPr>
    </w:p>
    <w:p w:rsidR="000D37D5" w:rsidP="000D37D5" w:rsidRDefault="000D37D5" w14:paraId="27EEFDA6" w14:textId="5E70608B">
      <w:pPr>
        <w:jc w:val="right"/>
        <w:rPr>
          <w:rFonts w:ascii="Cambria" w:hAnsi="Cambria" w:eastAsia="Cambria" w:cs="Cambria"/>
          <w:sz w:val="28"/>
          <w:szCs w:val="28"/>
        </w:rPr>
      </w:pPr>
    </w:p>
    <w:p w:rsidR="000D37D5" w:rsidP="000D37D5" w:rsidRDefault="000D37D5" w14:paraId="1BCD6EA1" w14:textId="4A30A9DE">
      <w:pPr>
        <w:jc w:val="right"/>
        <w:rPr>
          <w:rFonts w:ascii="Cambria" w:hAnsi="Cambria" w:eastAsia="Cambria" w:cs="Cambria"/>
          <w:sz w:val="28"/>
          <w:szCs w:val="28"/>
        </w:rPr>
      </w:pPr>
    </w:p>
    <w:p w:rsidR="000D37D5" w:rsidP="000D37D5" w:rsidRDefault="000D37D5" w14:paraId="528C1CB1" w14:textId="5A4729C4">
      <w:pPr>
        <w:jc w:val="right"/>
        <w:rPr>
          <w:rFonts w:ascii="Cambria" w:hAnsi="Cambria" w:eastAsia="Cambria" w:cs="Cambria"/>
          <w:sz w:val="28"/>
          <w:szCs w:val="28"/>
        </w:rPr>
      </w:pPr>
    </w:p>
    <w:p w:rsidR="000D37D5" w:rsidP="000D37D5" w:rsidRDefault="000D37D5" w14:paraId="2CDB047F" w14:textId="5CC82EC4">
      <w:pPr>
        <w:jc w:val="right"/>
        <w:rPr>
          <w:rFonts w:ascii="Cambria" w:hAnsi="Cambria" w:eastAsia="Cambria" w:cs="Cambria"/>
          <w:sz w:val="28"/>
          <w:szCs w:val="28"/>
        </w:rPr>
      </w:pPr>
    </w:p>
    <w:p w:rsidR="000D37D5" w:rsidP="000D37D5" w:rsidRDefault="000D37D5" w14:paraId="5FCAE92D" w14:textId="77777777">
      <w:pPr>
        <w:jc w:val="right"/>
        <w:rPr>
          <w:rFonts w:ascii="Cambria" w:hAnsi="Cambria" w:eastAsia="Cambria" w:cs="Cambria"/>
          <w:sz w:val="28"/>
          <w:szCs w:val="28"/>
        </w:rPr>
      </w:pPr>
    </w:p>
    <w:p w:rsidR="000D37D5" w:rsidP="000D37D5" w:rsidRDefault="000D37D5" w14:paraId="2DE6B941" w14:textId="77777777">
      <w:pPr>
        <w:jc w:val="right"/>
        <w:rPr>
          <w:rFonts w:ascii="Cambria" w:hAnsi="Cambria" w:eastAsia="Cambria" w:cs="Cambria"/>
          <w:sz w:val="28"/>
          <w:szCs w:val="28"/>
        </w:rPr>
      </w:pPr>
    </w:p>
    <w:p w:rsidRPr="002100BE" w:rsidR="000D37D5" w:rsidP="1D91FF77" w:rsidRDefault="003C4941" w14:paraId="6F985379" w14:textId="496144DB" w14:noSpellErr="1">
      <w:pPr>
        <w:rPr>
          <w:rFonts w:ascii="Cambria" w:hAnsi="Cambria" w:eastAsia="Cambria" w:cs="Cambria"/>
          <w:i w:val="1"/>
          <w:iCs w:val="1"/>
        </w:rPr>
      </w:pPr>
      <w:r w:rsidRPr="1D91FF77" w:rsidR="1D91FF77">
        <w:rPr>
          <w:rFonts w:ascii="Cambria" w:hAnsi="Cambria" w:eastAsia="Cambria" w:cs="Cambria"/>
          <w:i w:val="1"/>
          <w:iCs w:val="1"/>
        </w:rPr>
        <w:t>Figure 32</w:t>
      </w:r>
      <w:r w:rsidRPr="1D91FF77" w:rsidR="1D91FF77">
        <w:rPr>
          <w:rFonts w:ascii="Cambria" w:hAnsi="Cambria" w:eastAsia="Cambria" w:cs="Cambria"/>
          <w:i w:val="1"/>
          <w:iCs w:val="1"/>
        </w:rPr>
        <w:t xml:space="preserve">: </w:t>
      </w:r>
      <w:r w:rsidRPr="1D91FF77" w:rsidR="1D91FF77">
        <w:rPr>
          <w:rFonts w:ascii="Cambria" w:hAnsi="Cambria" w:eastAsia="Cambria" w:cs="Cambria"/>
          <w:i w:val="1"/>
          <w:iCs w:val="1"/>
        </w:rPr>
        <w:t>C</w:t>
      </w:r>
      <w:r w:rsidRPr="1D91FF77" w:rsidR="1D91FF77">
        <w:rPr>
          <w:rFonts w:ascii="Cambria" w:hAnsi="Cambria" w:eastAsia="Cambria" w:cs="Cambria"/>
          <w:i w:val="1"/>
          <w:iCs w:val="1"/>
        </w:rPr>
        <w:t>alculations for shaft of stepper motor</w:t>
      </w:r>
    </w:p>
    <w:p w:rsidR="000D37D5" w:rsidP="002100BE" w:rsidRDefault="00C8718A" w14:paraId="140E5136" w14:textId="078DFFD0">
      <w:pPr>
        <w:rPr>
          <w:rFonts w:ascii="Cambria" w:hAnsi="Cambria" w:eastAsia="Cambria" w:cs="Cambria"/>
          <w:sz w:val="28"/>
          <w:szCs w:val="28"/>
        </w:rPr>
      </w:pPr>
      <w:r>
        <w:rPr>
          <w:rFonts w:ascii="Cambria" w:hAnsi="Cambria" w:eastAsia="Cambria" w:cs="Cambria"/>
          <w:noProof/>
          <w:sz w:val="28"/>
          <w:szCs w:val="28"/>
          <w:lang w:val="en-US"/>
        </w:rPr>
        <w:lastRenderedPageBreak/>
        <w:drawing>
          <wp:anchor distT="0" distB="0" distL="114300" distR="114300" simplePos="0" relativeHeight="251658254" behindDoc="1" locked="0" layoutInCell="1" allowOverlap="1" wp14:anchorId="1EFA42DB" wp14:editId="0E8F59C0">
            <wp:simplePos x="0" y="0"/>
            <wp:positionH relativeFrom="column">
              <wp:posOffset>10160</wp:posOffset>
            </wp:positionH>
            <wp:positionV relativeFrom="paragraph">
              <wp:posOffset>-1388</wp:posOffset>
            </wp:positionV>
            <wp:extent cx="5720080" cy="5634990"/>
            <wp:effectExtent l="0" t="0" r="0" b="3810"/>
            <wp:wrapNone/>
            <wp:docPr id="24" name="Picture 24" descr="/Users/Brennan_Jay/Desktop/MACH_D/IMG_49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Brennan_Jay/Desktop/MACH_D/IMG_4923.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0080" cy="56349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D37D5" w:rsidP="000D37D5" w:rsidRDefault="000D37D5" w14:paraId="513E64D1" w14:textId="4A6FC37A">
      <w:pPr>
        <w:jc w:val="right"/>
        <w:rPr>
          <w:rFonts w:ascii="Cambria" w:hAnsi="Cambria" w:eastAsia="Cambria" w:cs="Cambria"/>
          <w:sz w:val="28"/>
          <w:szCs w:val="28"/>
        </w:rPr>
      </w:pPr>
    </w:p>
    <w:p w:rsidR="00C8718A" w:rsidP="000D37D5" w:rsidRDefault="00C8718A" w14:paraId="2C72C802" w14:textId="77777777">
      <w:pPr>
        <w:jc w:val="right"/>
        <w:rPr>
          <w:rFonts w:ascii="Cambria" w:hAnsi="Cambria" w:eastAsia="Cambria" w:cs="Cambria"/>
          <w:sz w:val="28"/>
          <w:szCs w:val="28"/>
        </w:rPr>
      </w:pPr>
    </w:p>
    <w:p w:rsidR="00C8718A" w:rsidP="000D37D5" w:rsidRDefault="00C8718A" w14:paraId="124AE5AF" w14:textId="77777777">
      <w:pPr>
        <w:jc w:val="right"/>
        <w:rPr>
          <w:rFonts w:ascii="Cambria" w:hAnsi="Cambria" w:eastAsia="Cambria" w:cs="Cambria"/>
          <w:sz w:val="28"/>
          <w:szCs w:val="28"/>
        </w:rPr>
      </w:pPr>
    </w:p>
    <w:p w:rsidR="00C8718A" w:rsidP="000D37D5" w:rsidRDefault="00C8718A" w14:paraId="133580BC" w14:textId="77777777">
      <w:pPr>
        <w:jc w:val="right"/>
        <w:rPr>
          <w:rFonts w:ascii="Cambria" w:hAnsi="Cambria" w:eastAsia="Cambria" w:cs="Cambria"/>
          <w:sz w:val="28"/>
          <w:szCs w:val="28"/>
        </w:rPr>
      </w:pPr>
    </w:p>
    <w:p w:rsidR="00C8718A" w:rsidP="000D37D5" w:rsidRDefault="00C8718A" w14:paraId="31D17E99" w14:textId="77777777">
      <w:pPr>
        <w:jc w:val="right"/>
        <w:rPr>
          <w:rFonts w:ascii="Cambria" w:hAnsi="Cambria" w:eastAsia="Cambria" w:cs="Cambria"/>
          <w:sz w:val="28"/>
          <w:szCs w:val="28"/>
        </w:rPr>
      </w:pPr>
    </w:p>
    <w:p w:rsidR="00C8718A" w:rsidP="000D37D5" w:rsidRDefault="00C8718A" w14:paraId="039E911D" w14:textId="77777777">
      <w:pPr>
        <w:jc w:val="right"/>
        <w:rPr>
          <w:rFonts w:ascii="Cambria" w:hAnsi="Cambria" w:eastAsia="Cambria" w:cs="Cambria"/>
          <w:sz w:val="28"/>
          <w:szCs w:val="28"/>
        </w:rPr>
      </w:pPr>
    </w:p>
    <w:p w:rsidR="00C8718A" w:rsidP="000D37D5" w:rsidRDefault="00C8718A" w14:paraId="3DFF3A8B" w14:textId="77777777">
      <w:pPr>
        <w:jc w:val="right"/>
        <w:rPr>
          <w:rFonts w:ascii="Cambria" w:hAnsi="Cambria" w:eastAsia="Cambria" w:cs="Cambria"/>
          <w:sz w:val="28"/>
          <w:szCs w:val="28"/>
        </w:rPr>
      </w:pPr>
    </w:p>
    <w:p w:rsidR="00C8718A" w:rsidP="000D37D5" w:rsidRDefault="00C8718A" w14:paraId="6153C2C8" w14:textId="77777777">
      <w:pPr>
        <w:jc w:val="right"/>
        <w:rPr>
          <w:rFonts w:ascii="Cambria" w:hAnsi="Cambria" w:eastAsia="Cambria" w:cs="Cambria"/>
          <w:sz w:val="28"/>
          <w:szCs w:val="28"/>
        </w:rPr>
      </w:pPr>
    </w:p>
    <w:p w:rsidR="00C8718A" w:rsidP="000D37D5" w:rsidRDefault="00C8718A" w14:paraId="665CEC13" w14:textId="77777777">
      <w:pPr>
        <w:jc w:val="right"/>
        <w:rPr>
          <w:rFonts w:ascii="Cambria" w:hAnsi="Cambria" w:eastAsia="Cambria" w:cs="Cambria"/>
          <w:sz w:val="28"/>
          <w:szCs w:val="28"/>
        </w:rPr>
      </w:pPr>
    </w:p>
    <w:p w:rsidR="00C8718A" w:rsidP="000D37D5" w:rsidRDefault="00C8718A" w14:paraId="013D586A" w14:textId="77777777">
      <w:pPr>
        <w:jc w:val="right"/>
        <w:rPr>
          <w:rFonts w:ascii="Cambria" w:hAnsi="Cambria" w:eastAsia="Cambria" w:cs="Cambria"/>
          <w:sz w:val="28"/>
          <w:szCs w:val="28"/>
        </w:rPr>
      </w:pPr>
    </w:p>
    <w:p w:rsidR="00C8718A" w:rsidP="000D37D5" w:rsidRDefault="00C8718A" w14:paraId="7C7B4BE0" w14:textId="77777777">
      <w:pPr>
        <w:jc w:val="right"/>
        <w:rPr>
          <w:rFonts w:ascii="Cambria" w:hAnsi="Cambria" w:eastAsia="Cambria" w:cs="Cambria"/>
          <w:sz w:val="28"/>
          <w:szCs w:val="28"/>
        </w:rPr>
      </w:pPr>
    </w:p>
    <w:p w:rsidR="00C8718A" w:rsidP="000D37D5" w:rsidRDefault="00C8718A" w14:paraId="7D7B1255" w14:textId="77777777">
      <w:pPr>
        <w:jc w:val="right"/>
        <w:rPr>
          <w:rFonts w:ascii="Cambria" w:hAnsi="Cambria" w:eastAsia="Cambria" w:cs="Cambria"/>
          <w:sz w:val="28"/>
          <w:szCs w:val="28"/>
        </w:rPr>
      </w:pPr>
    </w:p>
    <w:p w:rsidR="00C8718A" w:rsidP="000D37D5" w:rsidRDefault="00C8718A" w14:paraId="14C8E16A" w14:textId="77777777">
      <w:pPr>
        <w:jc w:val="right"/>
        <w:rPr>
          <w:rFonts w:ascii="Cambria" w:hAnsi="Cambria" w:eastAsia="Cambria" w:cs="Cambria"/>
          <w:sz w:val="28"/>
          <w:szCs w:val="28"/>
        </w:rPr>
      </w:pPr>
    </w:p>
    <w:p w:rsidR="00C8718A" w:rsidP="000D37D5" w:rsidRDefault="00C8718A" w14:paraId="41A81DEC" w14:textId="77777777">
      <w:pPr>
        <w:jc w:val="right"/>
        <w:rPr>
          <w:rFonts w:ascii="Cambria" w:hAnsi="Cambria" w:eastAsia="Cambria" w:cs="Cambria"/>
          <w:sz w:val="28"/>
          <w:szCs w:val="28"/>
        </w:rPr>
      </w:pPr>
    </w:p>
    <w:p w:rsidR="00C8718A" w:rsidP="000D37D5" w:rsidRDefault="00C8718A" w14:paraId="253FF54D" w14:textId="77777777">
      <w:pPr>
        <w:jc w:val="right"/>
        <w:rPr>
          <w:rFonts w:ascii="Cambria" w:hAnsi="Cambria" w:eastAsia="Cambria" w:cs="Cambria"/>
          <w:sz w:val="28"/>
          <w:szCs w:val="28"/>
        </w:rPr>
      </w:pPr>
    </w:p>
    <w:p w:rsidR="00C8718A" w:rsidP="000D37D5" w:rsidRDefault="00C8718A" w14:paraId="010A0B35" w14:textId="77777777">
      <w:pPr>
        <w:jc w:val="right"/>
        <w:rPr>
          <w:rFonts w:ascii="Cambria" w:hAnsi="Cambria" w:eastAsia="Cambria" w:cs="Cambria"/>
          <w:sz w:val="28"/>
          <w:szCs w:val="28"/>
        </w:rPr>
      </w:pPr>
    </w:p>
    <w:p w:rsidR="00C8718A" w:rsidP="1D91FF77" w:rsidRDefault="003C4941" w14:paraId="6F911BE0" w14:textId="5F0FDA7E" w14:noSpellErr="1">
      <w:pPr>
        <w:rPr>
          <w:rFonts w:ascii="Cambria" w:hAnsi="Cambria" w:eastAsia="Cambria" w:cs="Cambria"/>
          <w:i w:val="1"/>
          <w:iCs w:val="1"/>
        </w:rPr>
      </w:pPr>
      <w:r w:rsidRPr="1D91FF77" w:rsidR="1D91FF77">
        <w:rPr>
          <w:rFonts w:ascii="Cambria" w:hAnsi="Cambria" w:eastAsia="Cambria" w:cs="Cambria"/>
          <w:i w:val="1"/>
          <w:iCs w:val="1"/>
        </w:rPr>
        <w:t>Figure 33</w:t>
      </w:r>
      <w:r w:rsidRPr="1D91FF77" w:rsidR="1D91FF77">
        <w:rPr>
          <w:rFonts w:ascii="Cambria" w:hAnsi="Cambria" w:eastAsia="Cambria" w:cs="Cambria"/>
          <w:i w:val="1"/>
          <w:iCs w:val="1"/>
        </w:rPr>
        <w:t xml:space="preserve">: </w:t>
      </w:r>
      <w:r w:rsidRPr="1D91FF77" w:rsidR="1D91FF77">
        <w:rPr>
          <w:rFonts w:ascii="Cambria" w:hAnsi="Cambria" w:eastAsia="Cambria" w:cs="Cambria"/>
          <w:i w:val="1"/>
          <w:iCs w:val="1"/>
        </w:rPr>
        <w:t>C</w:t>
      </w:r>
      <w:r w:rsidRPr="1D91FF77" w:rsidR="1D91FF77">
        <w:rPr>
          <w:rFonts w:ascii="Cambria" w:hAnsi="Cambria" w:eastAsia="Cambria" w:cs="Cambria"/>
          <w:i w:val="1"/>
          <w:iCs w:val="1"/>
        </w:rPr>
        <w:t>alculations for forces acting on wheels and bending moment on brackets</w:t>
      </w:r>
    </w:p>
    <w:p w:rsidR="001F4387" w:rsidP="3E46D97C" w:rsidRDefault="001F4387" w14:paraId="17B77856" w14:textId="23C087B3">
      <w:pPr>
        <w:rPr>
          <w:rFonts w:ascii="Cambria" w:hAnsi="Cambria" w:eastAsia="Cambria" w:cs="Cambria"/>
          <w:sz w:val="28"/>
          <w:szCs w:val="28"/>
        </w:rPr>
      </w:pPr>
    </w:p>
    <w:p w:rsidR="001F4387" w:rsidP="3E46D97C" w:rsidRDefault="001F4387" w14:paraId="2C22969A" w14:textId="7E0F2B11">
      <w:pPr>
        <w:rPr>
          <w:rFonts w:ascii="Cambria" w:hAnsi="Cambria" w:eastAsia="Cambria" w:cs="Cambria"/>
          <w:sz w:val="28"/>
          <w:szCs w:val="28"/>
        </w:rPr>
      </w:pPr>
    </w:p>
    <w:p w:rsidR="001F4387" w:rsidP="3E46D97C" w:rsidRDefault="001F4387" w14:paraId="26F41859" w14:textId="0B5BCEF1">
      <w:pPr>
        <w:rPr>
          <w:rFonts w:ascii="Cambria" w:hAnsi="Cambria" w:eastAsia="Cambria" w:cs="Cambria"/>
          <w:sz w:val="28"/>
          <w:szCs w:val="28"/>
        </w:rPr>
      </w:pPr>
    </w:p>
    <w:p w:rsidR="001F4387" w:rsidP="3E46D97C" w:rsidRDefault="001F4387" w14:paraId="5C1EB064" w14:textId="501665CA">
      <w:pPr>
        <w:rPr>
          <w:rFonts w:ascii="Cambria" w:hAnsi="Cambria" w:eastAsia="Cambria" w:cs="Cambria"/>
          <w:sz w:val="28"/>
          <w:szCs w:val="28"/>
        </w:rPr>
      </w:pPr>
    </w:p>
    <w:p w:rsidR="001F4387" w:rsidP="3E46D97C" w:rsidRDefault="001F4387" w14:paraId="064BDB51" w14:textId="395243EE">
      <w:pPr>
        <w:rPr>
          <w:rFonts w:ascii="Cambria" w:hAnsi="Cambria" w:eastAsia="Cambria" w:cs="Cambria"/>
          <w:sz w:val="28"/>
          <w:szCs w:val="28"/>
        </w:rPr>
      </w:pPr>
    </w:p>
    <w:p w:rsidR="001F4387" w:rsidP="3E46D97C" w:rsidRDefault="001F4387" w14:paraId="2404C4AC" w14:textId="799A998B">
      <w:pPr>
        <w:rPr>
          <w:rFonts w:ascii="Cambria" w:hAnsi="Cambria" w:eastAsia="Cambria" w:cs="Cambria"/>
          <w:sz w:val="28"/>
          <w:szCs w:val="28"/>
        </w:rPr>
      </w:pPr>
    </w:p>
    <w:p w:rsidR="001F4387" w:rsidP="3E46D97C" w:rsidRDefault="001F4387" w14:paraId="3B01541F" w14:textId="6589E17F">
      <w:pPr>
        <w:rPr>
          <w:rFonts w:ascii="Cambria" w:hAnsi="Cambria" w:eastAsia="Cambria" w:cs="Cambria"/>
          <w:sz w:val="28"/>
          <w:szCs w:val="28"/>
        </w:rPr>
      </w:pPr>
    </w:p>
    <w:p w:rsidR="001F4387" w:rsidP="3E46D97C" w:rsidRDefault="001F4387" w14:paraId="759CAD5C" w14:textId="1F519FE6">
      <w:pPr>
        <w:rPr>
          <w:rFonts w:ascii="Cambria" w:hAnsi="Cambria" w:eastAsia="Cambria" w:cs="Cambria"/>
          <w:sz w:val="28"/>
          <w:szCs w:val="28"/>
        </w:rPr>
      </w:pPr>
    </w:p>
    <w:p w:rsidR="001F4387" w:rsidRDefault="001F4387" w14:paraId="443E6057" w14:textId="77777777">
      <w:pPr>
        <w:rPr>
          <w:rFonts w:ascii="Cambria" w:hAnsi="Cambria" w:eastAsia="Cambria" w:cs="Cambria"/>
          <w:sz w:val="28"/>
          <w:szCs w:val="28"/>
        </w:rPr>
      </w:pPr>
      <w:r>
        <w:rPr>
          <w:rFonts w:ascii="Cambria" w:hAnsi="Cambria" w:eastAsia="Cambria" w:cs="Cambria"/>
          <w:sz w:val="28"/>
          <w:szCs w:val="28"/>
        </w:rPr>
        <w:br w:type="page"/>
      </w:r>
    </w:p>
    <w:p w:rsidR="001F4387" w:rsidP="3E46D97C" w:rsidRDefault="001F4387" w14:paraId="461111FE" w14:textId="52EC09BC">
      <w:pPr>
        <w:rPr>
          <w:rFonts w:ascii="Cambria" w:hAnsi="Cambria" w:eastAsia="Cambria" w:cs="Cambria"/>
          <w:sz w:val="28"/>
          <w:szCs w:val="28"/>
        </w:rPr>
      </w:pPr>
      <w:r>
        <w:rPr>
          <w:rFonts w:ascii="Cambria" w:hAnsi="Cambria" w:eastAsia="Cambria" w:cs="Cambria"/>
          <w:noProof/>
          <w:sz w:val="28"/>
          <w:szCs w:val="28"/>
          <w:lang w:val="en-US"/>
        </w:rPr>
        <w:lastRenderedPageBreak/>
        <w:drawing>
          <wp:inline distT="0" distB="0" distL="0" distR="0" wp14:anchorId="14B52BFB" wp14:editId="4A84ADC2">
            <wp:extent cx="5731510" cy="435737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chD_Elec1.JPG"/>
                    <pic:cNvPicPr/>
                  </pic:nvPicPr>
                  <pic:blipFill>
                    <a:blip r:embed="rId35">
                      <a:extLst>
                        <a:ext uri="{28A0092B-C50C-407E-A947-70E740481C1C}">
                          <a14:useLocalDpi xmlns:a14="http://schemas.microsoft.com/office/drawing/2010/main" val="0"/>
                        </a:ext>
                      </a:extLst>
                    </a:blip>
                    <a:stretch>
                      <a:fillRect/>
                    </a:stretch>
                  </pic:blipFill>
                  <pic:spPr>
                    <a:xfrm>
                      <a:off x="0" y="0"/>
                      <a:ext cx="5731510" cy="4357370"/>
                    </a:xfrm>
                    <a:prstGeom prst="rect">
                      <a:avLst/>
                    </a:prstGeom>
                  </pic:spPr>
                </pic:pic>
              </a:graphicData>
            </a:graphic>
          </wp:inline>
        </w:drawing>
      </w:r>
    </w:p>
    <w:p w:rsidRPr="000D37D5" w:rsidR="001F4387" w:rsidP="1D91FF77" w:rsidRDefault="003C4941" w14:paraId="3C8C8733" w14:textId="7ACA0775" w14:noSpellErr="1">
      <w:pPr>
        <w:rPr>
          <w:rFonts w:ascii="Cambria" w:hAnsi="Cambria" w:eastAsia="Cambria" w:cs="Cambria"/>
          <w:sz w:val="28"/>
          <w:szCs w:val="28"/>
        </w:rPr>
      </w:pPr>
      <w:r w:rsidRPr="1D91FF77" w:rsidR="1D91FF77">
        <w:rPr>
          <w:rFonts w:ascii="Cambria" w:hAnsi="Cambria" w:eastAsia="Cambria" w:cs="Cambria"/>
          <w:i w:val="1"/>
          <w:iCs w:val="1"/>
        </w:rPr>
        <w:t>Figure 34</w:t>
      </w:r>
      <w:r w:rsidRPr="1D91FF77" w:rsidR="1D91FF77">
        <w:rPr>
          <w:rFonts w:ascii="Cambria" w:hAnsi="Cambria" w:eastAsia="Cambria" w:cs="Cambria"/>
          <w:i w:val="1"/>
          <w:iCs w:val="1"/>
        </w:rPr>
        <w:t>: AutoCAD electrical diagram of circuit used to implement programming</w:t>
      </w:r>
    </w:p>
    <w:p w:rsidR="43FCEC08" w:rsidP="43FCEC08" w:rsidRDefault="43FCEC08" w14:paraId="4377AA6C" w14:textId="0C4C3FF0">
      <w:pPr>
        <w:rPr>
          <w:rFonts w:ascii="Cambria" w:hAnsi="Cambria" w:eastAsia="Cambria" w:cs="Cambria"/>
          <w:i/>
          <w:iCs/>
        </w:rPr>
      </w:pPr>
    </w:p>
    <w:p w:rsidR="43FCEC08" w:rsidRDefault="43FCEC08" w14:paraId="073304A6" w14:textId="3FDB48EF">
      <w:r>
        <w:br w:type="page"/>
      </w:r>
    </w:p>
    <w:p w:rsidR="43FCEC08" w:rsidP="1D91FF77" w:rsidRDefault="008370C6" w14:paraId="325FE78D" w14:textId="6BFEB0C0" w14:noSpellErr="1">
      <w:pPr>
        <w:rPr>
          <w:rFonts w:ascii="Cambria" w:hAnsi="Cambria" w:eastAsia="Cambria" w:cs="Cambria"/>
        </w:rPr>
      </w:pPr>
      <w:r w:rsidRPr="1D91FF77" w:rsidR="1D91FF77">
        <w:rPr>
          <w:rFonts w:ascii="Cambria" w:hAnsi="Cambria" w:eastAsia="Cambria" w:cs="Cambria"/>
          <w:i w:val="1"/>
          <w:iCs w:val="1"/>
        </w:rPr>
        <w:t>Figure 3</w:t>
      </w:r>
      <w:r w:rsidRPr="1D91FF77" w:rsidR="1D91FF77">
        <w:rPr>
          <w:rFonts w:ascii="Cambria" w:hAnsi="Cambria" w:eastAsia="Cambria" w:cs="Cambria"/>
          <w:i w:val="1"/>
          <w:iCs w:val="1"/>
        </w:rPr>
        <w:t>5</w:t>
      </w:r>
      <w:r w:rsidRPr="1D91FF77" w:rsidR="1D91FF77">
        <w:rPr>
          <w:rFonts w:ascii="Cambria" w:hAnsi="Cambria" w:eastAsia="Cambria" w:cs="Cambria"/>
          <w:i w:val="1"/>
          <w:iCs w:val="1"/>
        </w:rPr>
        <w:t xml:space="preserve">: </w:t>
      </w:r>
      <w:r w:rsidRPr="1D91FF77" w:rsidR="1D91FF77">
        <w:rPr>
          <w:rFonts w:ascii="Cambria" w:hAnsi="Cambria" w:eastAsia="Cambria" w:cs="Cambria"/>
          <w:i w:val="1"/>
          <w:iCs w:val="1"/>
        </w:rPr>
        <w:t>Raspberry Pi Code</w:t>
      </w:r>
    </w:p>
    <w:p w:rsidR="43FCEC08" w:rsidP="1D91FF77" w:rsidRDefault="43FCEC08" w14:paraId="7B711672" w14:textId="3FE02D5F">
      <w:pPr>
        <w:rPr>
          <w:rFonts w:ascii="Cambria" w:hAnsi="Cambria" w:eastAsia="Cambria" w:cs="Cambria"/>
        </w:rPr>
      </w:pPr>
      <w:r w:rsidRPr="1D91FF77" w:rsidR="1D91FF77">
        <w:rPr>
          <w:rFonts w:ascii="Cambria" w:hAnsi="Cambria" w:eastAsia="Cambria" w:cs="Cambria"/>
        </w:rPr>
        <w:t xml:space="preserve">The following program "pad2.py" controls the machine's motion through a </w:t>
      </w:r>
      <w:proofErr w:type="spellStart"/>
      <w:r w:rsidRPr="1D91FF77" w:rsidR="1D91FF77">
        <w:rPr>
          <w:rFonts w:ascii="Cambria" w:hAnsi="Cambria" w:eastAsia="Cambria" w:cs="Cambria"/>
        </w:rPr>
        <w:t>usb</w:t>
      </w:r>
      <w:proofErr w:type="spellEnd"/>
      <w:r w:rsidRPr="1D91FF77" w:rsidR="1D91FF77">
        <w:rPr>
          <w:rFonts w:ascii="Cambria" w:hAnsi="Cambria" w:eastAsia="Cambria" w:cs="Cambria"/>
        </w:rPr>
        <w:t xml:space="preserve"> controller input (this is '/dev/input/event1' in the program):</w:t>
      </w:r>
    </w:p>
    <w:p w:rsidR="43FCEC08" w:rsidP="43FCEC08" w:rsidRDefault="43FCEC08" w14:paraId="477B2209" w14:textId="76F1A57F">
      <w:pPr>
        <w:rPr>
          <w:rFonts w:ascii="Cambria" w:hAnsi="Cambria" w:eastAsia="Cambria" w:cs="Cambria"/>
        </w:rPr>
      </w:pPr>
    </w:p>
    <w:p w:rsidR="43FCEC08" w:rsidP="1D91FF77" w:rsidRDefault="43FCEC08" w14:paraId="12318F14" w14:textId="02330D98" w14:noSpellErr="1">
      <w:pPr>
        <w:spacing w:after="0" w:line="240" w:lineRule="auto"/>
        <w:rPr>
          <w:rFonts w:ascii="Courier New" w:hAnsi="Courier New" w:eastAsia="Courier New" w:cs="Courier New"/>
          <w:sz w:val="20"/>
          <w:szCs w:val="20"/>
        </w:rPr>
      </w:pPr>
      <w:r w:rsidRPr="1D91FF77" w:rsidR="1D91FF77">
        <w:rPr>
          <w:rFonts w:ascii="Courier New" w:hAnsi="Courier New" w:eastAsia="Courier New" w:cs="Courier New"/>
          <w:sz w:val="20"/>
          <w:szCs w:val="20"/>
        </w:rPr>
        <w:t>Import RPI.GPIO as GPIO</w:t>
      </w:r>
    </w:p>
    <w:p w:rsidR="43FCEC08" w:rsidP="1D91FF77" w:rsidRDefault="43FCEC08" w14:paraId="5D97CB06" w14:textId="6D2C584F">
      <w:pPr>
        <w:spacing w:after="0" w:line="240" w:lineRule="auto"/>
        <w:rPr>
          <w:rFonts w:ascii="Courier New" w:hAnsi="Courier New" w:eastAsia="Courier New" w:cs="Courier New"/>
          <w:sz w:val="20"/>
          <w:szCs w:val="20"/>
        </w:rPr>
      </w:pPr>
      <w:r w:rsidRPr="1D91FF77" w:rsidR="1D91FF77">
        <w:rPr>
          <w:rFonts w:ascii="Courier New" w:hAnsi="Courier New" w:eastAsia="Courier New" w:cs="Courier New"/>
          <w:sz w:val="20"/>
          <w:szCs w:val="20"/>
        </w:rPr>
        <w:t xml:space="preserve">Import </w:t>
      </w:r>
      <w:proofErr w:type="spellStart"/>
      <w:r w:rsidRPr="1D91FF77" w:rsidR="1D91FF77">
        <w:rPr>
          <w:rFonts w:ascii="Courier New" w:hAnsi="Courier New" w:eastAsia="Courier New" w:cs="Courier New"/>
          <w:sz w:val="20"/>
          <w:szCs w:val="20"/>
        </w:rPr>
        <w:t>atexit</w:t>
      </w:r>
      <w:proofErr w:type="spellEnd"/>
    </w:p>
    <w:p w:rsidR="43FCEC08" w:rsidP="1D91FF77" w:rsidRDefault="43FCEC08" w14:paraId="16450AE1" w14:textId="54587978">
      <w:pPr>
        <w:spacing w:after="0" w:line="240" w:lineRule="auto"/>
        <w:rPr>
          <w:rFonts w:ascii="Courier New" w:hAnsi="Courier New" w:eastAsia="Courier New" w:cs="Courier New"/>
          <w:sz w:val="20"/>
          <w:szCs w:val="20"/>
        </w:rPr>
      </w:pPr>
      <w:r w:rsidRPr="1D91FF77" w:rsidR="1D91FF77">
        <w:rPr>
          <w:rFonts w:ascii="Courier New" w:hAnsi="Courier New" w:eastAsia="Courier New" w:cs="Courier New"/>
          <w:sz w:val="20"/>
          <w:szCs w:val="20"/>
        </w:rPr>
        <w:t xml:space="preserve">from </w:t>
      </w:r>
      <w:proofErr w:type="spellStart"/>
      <w:r w:rsidRPr="1D91FF77" w:rsidR="1D91FF77">
        <w:rPr>
          <w:rFonts w:ascii="Courier New" w:hAnsi="Courier New" w:eastAsia="Courier New" w:cs="Courier New"/>
          <w:sz w:val="20"/>
          <w:szCs w:val="20"/>
        </w:rPr>
        <w:t>Adafruit_MotorHAT</w:t>
      </w:r>
      <w:proofErr w:type="spellEnd"/>
      <w:r w:rsidRPr="1D91FF77" w:rsidR="1D91FF77">
        <w:rPr>
          <w:rFonts w:ascii="Courier New" w:hAnsi="Courier New" w:eastAsia="Courier New" w:cs="Courier New"/>
          <w:sz w:val="20"/>
          <w:szCs w:val="20"/>
        </w:rPr>
        <w:t xml:space="preserve"> import </w:t>
      </w:r>
      <w:proofErr w:type="spellStart"/>
      <w:r w:rsidRPr="1D91FF77" w:rsidR="1D91FF77">
        <w:rPr>
          <w:rFonts w:ascii="Courier New" w:hAnsi="Courier New" w:eastAsia="Courier New" w:cs="Courier New"/>
          <w:sz w:val="20"/>
          <w:szCs w:val="20"/>
        </w:rPr>
        <w:t>Adafruit_MotorHAT</w:t>
      </w:r>
      <w:proofErr w:type="spellEnd"/>
      <w:r w:rsidRPr="1D91FF77" w:rsidR="1D91FF77">
        <w:rPr>
          <w:rFonts w:ascii="Courier New" w:hAnsi="Courier New" w:eastAsia="Courier New" w:cs="Courier New"/>
          <w:sz w:val="20"/>
          <w:szCs w:val="20"/>
        </w:rPr>
        <w:t xml:space="preserve">, </w:t>
      </w:r>
      <w:proofErr w:type="spellStart"/>
      <w:r w:rsidRPr="1D91FF77" w:rsidR="1D91FF77">
        <w:rPr>
          <w:rFonts w:ascii="Courier New" w:hAnsi="Courier New" w:eastAsia="Courier New" w:cs="Courier New"/>
          <w:sz w:val="20"/>
          <w:szCs w:val="20"/>
        </w:rPr>
        <w:t>Adafruit_StepperMotor</w:t>
      </w:r>
      <w:proofErr w:type="spellEnd"/>
    </w:p>
    <w:p w:rsidR="43FCEC08" w:rsidP="1D91FF77" w:rsidRDefault="43FCEC08" w14:paraId="3E98149A" w14:textId="6EC30586">
      <w:pPr>
        <w:spacing w:after="0" w:line="240" w:lineRule="auto"/>
        <w:rPr>
          <w:rFonts w:ascii="Courier New" w:hAnsi="Courier New" w:eastAsia="Courier New" w:cs="Courier New"/>
        </w:rPr>
      </w:pPr>
      <w:r w:rsidRPr="1D91FF77" w:rsidR="1D91FF77">
        <w:rPr>
          <w:rFonts w:ascii="Courier New" w:hAnsi="Courier New" w:eastAsia="Courier New" w:cs="Courier New"/>
        </w:rPr>
        <w:t xml:space="preserve">From </w:t>
      </w:r>
      <w:proofErr w:type="spellStart"/>
      <w:r w:rsidRPr="1D91FF77" w:rsidR="1D91FF77">
        <w:rPr>
          <w:rFonts w:ascii="Courier New" w:hAnsi="Courier New" w:eastAsia="Courier New" w:cs="Courier New"/>
        </w:rPr>
        <w:t>evdev</w:t>
      </w:r>
      <w:proofErr w:type="spellEnd"/>
      <w:r w:rsidRPr="1D91FF77" w:rsidR="1D91FF77">
        <w:rPr>
          <w:rFonts w:ascii="Courier New" w:hAnsi="Courier New" w:eastAsia="Courier New" w:cs="Courier New"/>
        </w:rPr>
        <w:t xml:space="preserve"> import </w:t>
      </w:r>
      <w:proofErr w:type="spellStart"/>
      <w:r w:rsidRPr="1D91FF77" w:rsidR="1D91FF77">
        <w:rPr>
          <w:rFonts w:ascii="Courier New" w:hAnsi="Courier New" w:eastAsia="Courier New" w:cs="Courier New"/>
        </w:rPr>
        <w:t>InputDevice</w:t>
      </w:r>
      <w:proofErr w:type="spellEnd"/>
      <w:r w:rsidRPr="1D91FF77" w:rsidR="1D91FF77">
        <w:rPr>
          <w:rFonts w:ascii="Courier New" w:hAnsi="Courier New" w:eastAsia="Courier New" w:cs="Courier New"/>
        </w:rPr>
        <w:t xml:space="preserve">, categorize, </w:t>
      </w:r>
      <w:proofErr w:type="spellStart"/>
      <w:r w:rsidRPr="1D91FF77" w:rsidR="1D91FF77">
        <w:rPr>
          <w:rFonts w:ascii="Courier New" w:hAnsi="Courier New" w:eastAsia="Courier New" w:cs="Courier New"/>
        </w:rPr>
        <w:t>ecodes</w:t>
      </w:r>
      <w:proofErr w:type="spellEnd"/>
    </w:p>
    <w:p w:rsidR="43FCEC08" w:rsidP="43FCEC08" w:rsidRDefault="43FCEC08" w14:paraId="7C8C010C" w14:textId="34C62BF3">
      <w:pPr>
        <w:spacing w:after="0" w:line="240" w:lineRule="auto"/>
        <w:rPr>
          <w:rFonts w:ascii="Courier New" w:hAnsi="Courier New" w:eastAsia="Courier New" w:cs="Courier New"/>
        </w:rPr>
      </w:pPr>
    </w:p>
    <w:p w:rsidR="43FCEC08" w:rsidP="1D91FF77" w:rsidRDefault="43FCEC08" w14:paraId="67A74657" w14:textId="2D05469D">
      <w:pPr>
        <w:spacing w:after="0" w:line="240" w:lineRule="auto"/>
        <w:rPr>
          <w:rFonts w:ascii="Courier New" w:hAnsi="Courier New" w:eastAsia="Courier New" w:cs="Courier New"/>
        </w:rPr>
      </w:pPr>
      <w:proofErr w:type="spellStart"/>
      <w:r w:rsidRPr="1D91FF77" w:rsidR="1D91FF77">
        <w:rPr>
          <w:rFonts w:ascii="Courier New" w:hAnsi="Courier New" w:eastAsia="Courier New" w:cs="Courier New"/>
        </w:rPr>
        <w:t>GPIO.setmode</w:t>
      </w:r>
      <w:proofErr w:type="spellEnd"/>
      <w:r w:rsidRPr="1D91FF77" w:rsidR="1D91FF77">
        <w:rPr>
          <w:rFonts w:ascii="Courier New" w:hAnsi="Courier New" w:eastAsia="Courier New" w:cs="Courier New"/>
        </w:rPr>
        <w:t>(GPIO.BCM)</w:t>
      </w:r>
    </w:p>
    <w:p w:rsidR="43FCEC08" w:rsidP="1D91FF77" w:rsidRDefault="43FCEC08" w14:paraId="788791EA" w14:textId="48606ECC">
      <w:pPr>
        <w:spacing w:after="0" w:line="240" w:lineRule="auto"/>
        <w:rPr>
          <w:rFonts w:ascii="Courier New" w:hAnsi="Courier New" w:eastAsia="Courier New" w:cs="Courier New"/>
        </w:rPr>
      </w:pPr>
      <w:proofErr w:type="spellStart"/>
      <w:r w:rsidRPr="1D91FF77" w:rsidR="1D91FF77">
        <w:rPr>
          <w:rFonts w:ascii="Courier New" w:hAnsi="Courier New" w:eastAsia="Courier New" w:cs="Courier New"/>
        </w:rPr>
        <w:t>GPIO.setwarnings</w:t>
      </w:r>
      <w:proofErr w:type="spellEnd"/>
      <w:r w:rsidRPr="1D91FF77" w:rsidR="1D91FF77">
        <w:rPr>
          <w:rFonts w:ascii="Courier New" w:hAnsi="Courier New" w:eastAsia="Courier New" w:cs="Courier New"/>
        </w:rPr>
        <w:t>(False)</w:t>
      </w:r>
    </w:p>
    <w:p w:rsidR="43FCEC08" w:rsidP="1D91FF77" w:rsidRDefault="43FCEC08" w14:paraId="0C9B2C68" w14:textId="58B6C950">
      <w:pPr>
        <w:spacing w:after="0" w:line="240" w:lineRule="auto"/>
        <w:rPr>
          <w:rFonts w:ascii="Courier New" w:hAnsi="Courier New" w:eastAsia="Courier New" w:cs="Courier New"/>
        </w:rPr>
      </w:pPr>
      <w:proofErr w:type="spellStart"/>
      <w:r w:rsidRPr="1D91FF77" w:rsidR="1D91FF77">
        <w:rPr>
          <w:rFonts w:ascii="Courier New" w:hAnsi="Courier New" w:eastAsia="Courier New" w:cs="Courier New"/>
        </w:rPr>
        <w:t>GPIO.setup</w:t>
      </w:r>
      <w:proofErr w:type="spellEnd"/>
      <w:r w:rsidRPr="1D91FF77" w:rsidR="1D91FF77">
        <w:rPr>
          <w:rFonts w:ascii="Courier New" w:hAnsi="Courier New" w:eastAsia="Courier New" w:cs="Courier New"/>
        </w:rPr>
        <w:t xml:space="preserve"> (17, GPIO.OUT) # GPIO pin that will control pump</w:t>
      </w:r>
    </w:p>
    <w:p w:rsidR="43FCEC08" w:rsidP="1D91FF77" w:rsidRDefault="43FCEC08" w14:paraId="684E5373" w14:textId="11F2D60A" w14:noSpellErr="1">
      <w:pPr>
        <w:spacing w:after="0" w:line="240" w:lineRule="auto"/>
        <w:rPr>
          <w:rFonts w:ascii="Courier New" w:hAnsi="Courier New" w:eastAsia="Courier New" w:cs="Courier New"/>
        </w:rPr>
      </w:pPr>
      <w:r w:rsidRPr="1D91FF77" w:rsidR="1D91FF77">
        <w:rPr>
          <w:rFonts w:ascii="Courier New" w:hAnsi="Courier New" w:eastAsia="Courier New" w:cs="Courier New"/>
        </w:rPr>
        <w:t>Pump = 0 # pump is initially off</w:t>
      </w:r>
    </w:p>
    <w:p w:rsidR="43FCEC08" w:rsidP="43FCEC08" w:rsidRDefault="43FCEC08" w14:paraId="30053BA3" w14:textId="39692FDA">
      <w:pPr>
        <w:spacing w:after="0" w:line="240" w:lineRule="auto"/>
        <w:rPr>
          <w:rFonts w:ascii="Courier New" w:hAnsi="Courier New" w:eastAsia="Courier New" w:cs="Courier New"/>
        </w:rPr>
      </w:pPr>
    </w:p>
    <w:p w:rsidR="43FCEC08" w:rsidP="1D91FF77" w:rsidRDefault="43FCEC08" w14:paraId="2E0D4175" w14:textId="7378E915">
      <w:pPr>
        <w:spacing w:after="0" w:line="240" w:lineRule="auto"/>
        <w:rPr>
          <w:rFonts w:ascii="Courier New" w:hAnsi="Courier New" w:eastAsia="Courier New" w:cs="Courier New"/>
        </w:rPr>
      </w:pPr>
      <w:r w:rsidRPr="1D91FF77" w:rsidR="1D91FF77">
        <w:rPr>
          <w:rFonts w:ascii="Courier New" w:hAnsi="Courier New" w:eastAsia="Courier New" w:cs="Courier New"/>
        </w:rPr>
        <w:t xml:space="preserve">Gamepad = </w:t>
      </w:r>
      <w:proofErr w:type="spellStart"/>
      <w:r w:rsidRPr="1D91FF77" w:rsidR="1D91FF77">
        <w:rPr>
          <w:rFonts w:ascii="Courier New" w:hAnsi="Courier New" w:eastAsia="Courier New" w:cs="Courier New"/>
        </w:rPr>
        <w:t>InputDevice</w:t>
      </w:r>
      <w:proofErr w:type="spellEnd"/>
      <w:r w:rsidRPr="1D91FF77" w:rsidR="1D91FF77">
        <w:rPr>
          <w:rFonts w:ascii="Courier New" w:hAnsi="Courier New" w:eastAsia="Courier New" w:cs="Courier New"/>
        </w:rPr>
        <w:t>('/dev/input/event1')</w:t>
      </w:r>
    </w:p>
    <w:p w:rsidR="43FCEC08" w:rsidP="43FCEC08" w:rsidRDefault="43FCEC08" w14:paraId="088C3B65" w14:textId="2FDD8A6F">
      <w:pPr>
        <w:spacing w:after="0" w:line="240" w:lineRule="auto"/>
        <w:rPr>
          <w:rFonts w:ascii="Courier New" w:hAnsi="Courier New" w:eastAsia="Courier New" w:cs="Courier New"/>
        </w:rPr>
      </w:pPr>
    </w:p>
    <w:p w:rsidR="43FCEC08" w:rsidP="1D91FF77" w:rsidRDefault="43FCEC08" w14:paraId="734FCBEA" w14:textId="0C06AADE" w14:noSpellErr="1">
      <w:pPr>
        <w:spacing w:after="0" w:line="240" w:lineRule="auto"/>
        <w:rPr>
          <w:rFonts w:ascii="Courier New" w:hAnsi="Courier New" w:eastAsia="Courier New" w:cs="Courier New"/>
        </w:rPr>
      </w:pPr>
      <w:r w:rsidRPr="1D91FF77" w:rsidR="1D91FF77">
        <w:rPr>
          <w:rFonts w:ascii="Courier New" w:hAnsi="Courier New" w:eastAsia="Courier New" w:cs="Courier New"/>
        </w:rPr>
        <w:t>Button4 = 291</w:t>
      </w:r>
    </w:p>
    <w:p w:rsidR="43FCEC08" w:rsidP="1D91FF77" w:rsidRDefault="43FCEC08" w14:paraId="4B8677C3" w14:textId="6D9DF9B8" w14:noSpellErr="1">
      <w:pPr>
        <w:spacing w:after="0" w:line="240" w:lineRule="auto"/>
        <w:rPr>
          <w:rFonts w:ascii="Courier New" w:hAnsi="Courier New" w:eastAsia="Courier New" w:cs="Courier New"/>
        </w:rPr>
      </w:pPr>
      <w:r w:rsidRPr="1D91FF77" w:rsidR="1D91FF77">
        <w:rPr>
          <w:rFonts w:ascii="Courier New" w:hAnsi="Courier New" w:eastAsia="Courier New" w:cs="Courier New"/>
        </w:rPr>
        <w:t>Button3 = 290</w:t>
      </w:r>
    </w:p>
    <w:p w:rsidR="43FCEC08" w:rsidP="1D91FF77" w:rsidRDefault="43FCEC08" w14:paraId="4F3C417D" w14:textId="684C96ED" w14:noSpellErr="1">
      <w:pPr>
        <w:spacing w:after="0" w:line="240" w:lineRule="auto"/>
        <w:rPr>
          <w:rFonts w:ascii="Courier New" w:hAnsi="Courier New" w:eastAsia="Courier New" w:cs="Courier New"/>
        </w:rPr>
      </w:pPr>
      <w:r w:rsidRPr="1D91FF77" w:rsidR="1D91FF77">
        <w:rPr>
          <w:rFonts w:ascii="Courier New" w:hAnsi="Courier New" w:eastAsia="Courier New" w:cs="Courier New"/>
        </w:rPr>
        <w:t>Button2 = 289</w:t>
      </w:r>
    </w:p>
    <w:p w:rsidR="43FCEC08" w:rsidP="1D91FF77" w:rsidRDefault="43FCEC08" w14:paraId="2D624599" w14:textId="3B73E6BE" w14:noSpellErr="1">
      <w:pPr>
        <w:spacing w:after="0" w:line="240" w:lineRule="auto"/>
        <w:rPr>
          <w:rFonts w:ascii="Courier New" w:hAnsi="Courier New" w:eastAsia="Courier New" w:cs="Courier New"/>
        </w:rPr>
      </w:pPr>
      <w:r w:rsidRPr="1D91FF77" w:rsidR="1D91FF77">
        <w:rPr>
          <w:rFonts w:ascii="Courier New" w:hAnsi="Courier New" w:eastAsia="Courier New" w:cs="Courier New"/>
        </w:rPr>
        <w:t>Button1 = 288</w:t>
      </w:r>
    </w:p>
    <w:p w:rsidR="43FCEC08" w:rsidP="1D91FF77" w:rsidRDefault="43FCEC08" w14:paraId="14E84F2D" w14:textId="57F17385" w14:noSpellErr="1">
      <w:pPr>
        <w:spacing w:after="0" w:line="240" w:lineRule="auto"/>
        <w:rPr>
          <w:rFonts w:ascii="Courier New" w:hAnsi="Courier New" w:eastAsia="Courier New" w:cs="Courier New"/>
        </w:rPr>
      </w:pPr>
      <w:r w:rsidRPr="1D91FF77" w:rsidR="1D91FF77">
        <w:rPr>
          <w:rFonts w:ascii="Courier New" w:hAnsi="Courier New" w:eastAsia="Courier New" w:cs="Courier New"/>
        </w:rPr>
        <w:t>Rtrig1 = 293</w:t>
      </w:r>
    </w:p>
    <w:p w:rsidR="43FCEC08" w:rsidP="43FCEC08" w:rsidRDefault="43FCEC08" w14:paraId="02047625" w14:textId="76421ADD">
      <w:pPr>
        <w:spacing w:after="0" w:line="240" w:lineRule="auto"/>
        <w:rPr>
          <w:rFonts w:ascii="Courier New" w:hAnsi="Courier New" w:eastAsia="Courier New" w:cs="Courier New"/>
        </w:rPr>
      </w:pPr>
    </w:p>
    <w:p w:rsidR="43FCEC08" w:rsidP="1D91FF77" w:rsidRDefault="43FCEC08" w14:paraId="1EF09B01" w14:textId="7155A016">
      <w:pPr>
        <w:spacing w:after="0" w:line="240" w:lineRule="auto"/>
        <w:rPr>
          <w:rFonts w:ascii="Courier New" w:hAnsi="Courier New" w:eastAsia="Courier New" w:cs="Courier New"/>
        </w:rPr>
      </w:pPr>
      <w:proofErr w:type="spellStart"/>
      <w:r w:rsidRPr="1D91FF77" w:rsidR="1D91FF77">
        <w:rPr>
          <w:rFonts w:ascii="Courier New" w:hAnsi="Courier New" w:eastAsia="Courier New" w:cs="Courier New"/>
        </w:rPr>
        <w:t>Mh</w:t>
      </w:r>
      <w:proofErr w:type="spellEnd"/>
      <w:r w:rsidRPr="1D91FF77" w:rsidR="1D91FF77">
        <w:rPr>
          <w:rFonts w:ascii="Courier New" w:hAnsi="Courier New" w:eastAsia="Courier New" w:cs="Courier New"/>
        </w:rPr>
        <w:t xml:space="preserve"> = </w:t>
      </w:r>
      <w:proofErr w:type="spellStart"/>
      <w:r w:rsidRPr="1D91FF77" w:rsidR="1D91FF77">
        <w:rPr>
          <w:rFonts w:ascii="Courier New" w:hAnsi="Courier New" w:eastAsia="Courier New" w:cs="Courier New"/>
        </w:rPr>
        <w:t>adafruit_MotorHAT</w:t>
      </w:r>
      <w:proofErr w:type="spellEnd"/>
      <w:r w:rsidRPr="1D91FF77" w:rsidR="1D91FF77">
        <w:rPr>
          <w:rFonts w:ascii="Courier New" w:hAnsi="Courier New" w:eastAsia="Courier New" w:cs="Courier New"/>
        </w:rPr>
        <w:t>()</w:t>
      </w:r>
    </w:p>
    <w:p w:rsidR="43FCEC08" w:rsidP="43FCEC08" w:rsidRDefault="43FCEC08" w14:paraId="2634709A" w14:textId="2AE64B1E">
      <w:pPr>
        <w:spacing w:after="0" w:line="240" w:lineRule="auto"/>
        <w:rPr>
          <w:rFonts w:ascii="Courier New" w:hAnsi="Courier New" w:eastAsia="Courier New" w:cs="Courier New"/>
        </w:rPr>
      </w:pPr>
    </w:p>
    <w:p w:rsidR="43FCEC08" w:rsidP="1D91FF77" w:rsidRDefault="43FCEC08" w14:paraId="7D795CF2" w14:textId="4B3A0156">
      <w:pPr>
        <w:spacing w:after="0" w:line="240" w:lineRule="auto"/>
        <w:rPr>
          <w:rFonts w:ascii="Courier New" w:hAnsi="Courier New" w:eastAsia="Courier New" w:cs="Courier New"/>
        </w:rPr>
      </w:pPr>
      <w:r w:rsidRPr="1D91FF77" w:rsidR="1D91FF77">
        <w:rPr>
          <w:rFonts w:ascii="Courier New" w:hAnsi="Courier New" w:eastAsia="Courier New" w:cs="Courier New"/>
        </w:rPr>
        <w:t xml:space="preserve">Def </w:t>
      </w:r>
      <w:proofErr w:type="spellStart"/>
      <w:r w:rsidRPr="1D91FF77" w:rsidR="1D91FF77">
        <w:rPr>
          <w:rFonts w:ascii="Courier New" w:hAnsi="Courier New" w:eastAsia="Courier New" w:cs="Courier New"/>
        </w:rPr>
        <w:t>turnOffMotors</w:t>
      </w:r>
      <w:proofErr w:type="spellEnd"/>
      <w:r w:rsidRPr="1D91FF77" w:rsidR="1D91FF77">
        <w:rPr>
          <w:rFonts w:ascii="Courier New" w:hAnsi="Courier New" w:eastAsia="Courier New" w:cs="Courier New"/>
        </w:rPr>
        <w:t>():</w:t>
      </w:r>
    </w:p>
    <w:p w:rsidR="43FCEC08" w:rsidP="1D91FF77" w:rsidRDefault="43FCEC08" w14:paraId="7EEEC9EC" w14:textId="40BC9D9A">
      <w:pPr>
        <w:spacing w:after="0" w:line="240" w:lineRule="auto"/>
        <w:ind w:firstLine="720"/>
        <w:rPr>
          <w:rFonts w:ascii="Courier New" w:hAnsi="Courier New" w:eastAsia="Courier New" w:cs="Courier New"/>
        </w:rPr>
      </w:pPr>
      <w:proofErr w:type="spellStart"/>
      <w:r w:rsidRPr="1D91FF77" w:rsidR="1D91FF77">
        <w:rPr>
          <w:rFonts w:ascii="Courier New" w:hAnsi="Courier New" w:eastAsia="Courier New" w:cs="Courier New"/>
        </w:rPr>
        <w:t>Mh.getMotor</w:t>
      </w:r>
      <w:proofErr w:type="spellEnd"/>
      <w:r w:rsidRPr="1D91FF77" w:rsidR="1D91FF77">
        <w:rPr>
          <w:rFonts w:ascii="Courier New" w:hAnsi="Courier New" w:eastAsia="Courier New" w:cs="Courier New"/>
        </w:rPr>
        <w:t>(1).run(</w:t>
      </w:r>
      <w:proofErr w:type="spellStart"/>
      <w:r w:rsidRPr="1D91FF77" w:rsidR="1D91FF77">
        <w:rPr>
          <w:rFonts w:ascii="Courier New" w:hAnsi="Courier New" w:eastAsia="Courier New" w:cs="Courier New"/>
        </w:rPr>
        <w:t>Adafruit_MotorHAT.RELEASE</w:t>
      </w:r>
      <w:proofErr w:type="spellEnd"/>
      <w:r w:rsidRPr="1D91FF77" w:rsidR="1D91FF77">
        <w:rPr>
          <w:rFonts w:ascii="Courier New" w:hAnsi="Courier New" w:eastAsia="Courier New" w:cs="Courier New"/>
        </w:rPr>
        <w:t>)</w:t>
      </w:r>
    </w:p>
    <w:p w:rsidR="43FCEC08" w:rsidP="43FCEC08" w:rsidRDefault="43FCEC08" w14:paraId="5B46345A" w14:textId="24B39389">
      <w:pPr>
        <w:spacing w:after="0" w:line="240" w:lineRule="auto"/>
        <w:ind w:firstLine="720"/>
        <w:rPr>
          <w:rFonts w:ascii="Courier New" w:hAnsi="Courier New" w:eastAsia="Courier New" w:cs="Courier New"/>
        </w:rPr>
      </w:pPr>
      <w:r w:rsidRPr="43FCEC08">
        <w:rPr>
          <w:rFonts w:ascii="Courier New" w:hAnsi="Courier New" w:eastAsia="Courier New" w:cs="Courier New"/>
        </w:rPr>
        <w:t>Mh.getMotor(2).run(Adafruit_MotorHAT.RELEASE)</w:t>
      </w:r>
    </w:p>
    <w:p w:rsidR="43FCEC08" w:rsidP="43FCEC08" w:rsidRDefault="43FCEC08" w14:paraId="5EE6D15E" w14:textId="285400BA">
      <w:pPr>
        <w:spacing w:after="0" w:line="240" w:lineRule="auto"/>
        <w:ind w:firstLine="720"/>
        <w:rPr>
          <w:rFonts w:ascii="Courier New" w:hAnsi="Courier New" w:eastAsia="Courier New" w:cs="Courier New"/>
        </w:rPr>
      </w:pPr>
      <w:r w:rsidRPr="43FCEC08">
        <w:rPr>
          <w:rFonts w:ascii="Courier New" w:hAnsi="Courier New" w:eastAsia="Courier New" w:cs="Courier New"/>
        </w:rPr>
        <w:t>Mh.getMotor(3).run(Adafruit_MotorHAT.RELEASE)</w:t>
      </w:r>
    </w:p>
    <w:p w:rsidR="43FCEC08" w:rsidP="43FCEC08" w:rsidRDefault="43FCEC08" w14:paraId="2DDDE009" w14:textId="6562ED29">
      <w:pPr>
        <w:spacing w:after="0" w:line="240" w:lineRule="auto"/>
        <w:ind w:firstLine="720"/>
        <w:rPr>
          <w:rFonts w:ascii="Courier New" w:hAnsi="Courier New" w:eastAsia="Courier New" w:cs="Courier New"/>
        </w:rPr>
      </w:pPr>
      <w:r w:rsidRPr="43FCEC08">
        <w:rPr>
          <w:rFonts w:ascii="Courier New" w:hAnsi="Courier New" w:eastAsia="Courier New" w:cs="Courier New"/>
        </w:rPr>
        <w:t>Mh.getMotor(4).run(Adafruit_MotorHAT.RELEASE)</w:t>
      </w:r>
    </w:p>
    <w:p w:rsidR="43FCEC08" w:rsidP="43FCEC08" w:rsidRDefault="43FCEC08" w14:paraId="5FBBFE6A" w14:textId="43EF20CD">
      <w:pPr>
        <w:spacing w:after="0" w:line="240" w:lineRule="auto"/>
        <w:rPr>
          <w:rFonts w:ascii="Courier New" w:hAnsi="Courier New" w:eastAsia="Courier New" w:cs="Courier New"/>
        </w:rPr>
      </w:pPr>
    </w:p>
    <w:p w:rsidR="43FCEC08" w:rsidP="43FCEC08" w:rsidRDefault="43FCEC08" w14:paraId="227A528B" w14:textId="671FD819">
      <w:pPr>
        <w:spacing w:after="0" w:line="240" w:lineRule="auto"/>
        <w:rPr>
          <w:rFonts w:ascii="Courier New" w:hAnsi="Courier New" w:eastAsia="Courier New" w:cs="Courier New"/>
        </w:rPr>
      </w:pPr>
      <w:r w:rsidRPr="43FCEC08">
        <w:rPr>
          <w:rFonts w:ascii="Courier New" w:hAnsi="Courier New" w:eastAsia="Courier New" w:cs="Courier New"/>
        </w:rPr>
        <w:t>Def turnOffGPIO():</w:t>
      </w:r>
    </w:p>
    <w:p w:rsidR="43FCEC08" w:rsidP="43FCEC08" w:rsidRDefault="43FCEC08" w14:paraId="32B0A1D8" w14:textId="3B0C5D31">
      <w:pPr>
        <w:spacing w:after="0" w:line="240" w:lineRule="auto"/>
        <w:ind w:firstLine="720"/>
        <w:rPr>
          <w:rFonts w:ascii="Courier New" w:hAnsi="Courier New" w:eastAsia="Courier New" w:cs="Courier New"/>
        </w:rPr>
      </w:pPr>
      <w:r w:rsidRPr="43FCEC08">
        <w:rPr>
          <w:rFonts w:ascii="Courier New" w:hAnsi="Courier New" w:eastAsia="Courier New" w:cs="Courier New"/>
        </w:rPr>
        <w:t>GPIO.output(17, GPIO.LOW)</w:t>
      </w:r>
    </w:p>
    <w:p w:rsidR="43FCEC08" w:rsidP="43FCEC08" w:rsidRDefault="43FCEC08" w14:paraId="6F95C6CB" w14:textId="4F49E85B">
      <w:pPr>
        <w:spacing w:after="0" w:line="240" w:lineRule="auto"/>
        <w:rPr>
          <w:rFonts w:ascii="Courier New" w:hAnsi="Courier New" w:eastAsia="Courier New" w:cs="Courier New"/>
        </w:rPr>
      </w:pPr>
    </w:p>
    <w:p w:rsidR="43FCEC08" w:rsidP="43FCEC08" w:rsidRDefault="43FCEC08" w14:paraId="2654292F" w14:textId="4CDB128E">
      <w:pPr>
        <w:spacing w:after="0" w:line="240" w:lineRule="auto"/>
        <w:rPr>
          <w:rFonts w:ascii="Courier New" w:hAnsi="Courier New" w:eastAsia="Courier New" w:cs="Courier New"/>
        </w:rPr>
      </w:pPr>
      <w:r w:rsidRPr="43FCEC08">
        <w:rPr>
          <w:rFonts w:ascii="Courier New" w:hAnsi="Courier New" w:eastAsia="Courier New" w:cs="Courier New"/>
        </w:rPr>
        <w:t>Atexit.register(turOffGPIO)</w:t>
      </w:r>
    </w:p>
    <w:p w:rsidR="43FCEC08" w:rsidP="43FCEC08" w:rsidRDefault="43FCEC08" w14:paraId="0CD4148B" w14:textId="2B7DD325">
      <w:pPr>
        <w:spacing w:after="0" w:line="240" w:lineRule="auto"/>
        <w:rPr>
          <w:rFonts w:ascii="Courier New" w:hAnsi="Courier New" w:eastAsia="Courier New" w:cs="Courier New"/>
        </w:rPr>
      </w:pPr>
      <w:r w:rsidRPr="43FCEC08">
        <w:rPr>
          <w:rFonts w:ascii="Courier New" w:hAnsi="Courier New" w:eastAsia="Courier New" w:cs="Courier New"/>
        </w:rPr>
        <w:t>Atexit.register(turnOffMotors)</w:t>
      </w:r>
    </w:p>
    <w:p w:rsidR="43FCEC08" w:rsidP="43FCEC08" w:rsidRDefault="43FCEC08" w14:paraId="1CDCD0BC" w14:textId="782E4C47">
      <w:pPr>
        <w:spacing w:after="0" w:line="240" w:lineRule="auto"/>
        <w:rPr>
          <w:rFonts w:ascii="Courier New" w:hAnsi="Courier New" w:eastAsia="Courier New" w:cs="Courier New"/>
        </w:rPr>
      </w:pPr>
    </w:p>
    <w:p w:rsidR="43FCEC08" w:rsidP="43FCEC08" w:rsidRDefault="43FCEC08" w14:paraId="00AC148F" w14:textId="4639057E">
      <w:pPr>
        <w:spacing w:after="0" w:line="240" w:lineRule="auto"/>
        <w:rPr>
          <w:rFonts w:ascii="Courier New" w:hAnsi="Courier New" w:eastAsia="Courier New" w:cs="Courier New"/>
        </w:rPr>
      </w:pPr>
      <w:r w:rsidRPr="43FCEC08">
        <w:rPr>
          <w:rFonts w:ascii="Courier New" w:hAnsi="Courier New" w:eastAsia="Courier New" w:cs="Courier New"/>
        </w:rPr>
        <w:t>MyStepper1 = mh.getStepper(200,1)</w:t>
      </w:r>
    </w:p>
    <w:p w:rsidR="43FCEC08" w:rsidP="43FCEC08" w:rsidRDefault="43FCEC08" w14:paraId="4F1B8FC7" w14:textId="368A6492">
      <w:pPr>
        <w:spacing w:after="0" w:line="240" w:lineRule="auto"/>
        <w:rPr>
          <w:rFonts w:ascii="Courier New" w:hAnsi="Courier New" w:eastAsia="Courier New" w:cs="Courier New"/>
        </w:rPr>
      </w:pPr>
      <w:r w:rsidRPr="43FCEC08">
        <w:rPr>
          <w:rFonts w:ascii="Courier New" w:hAnsi="Courier New" w:eastAsia="Courier New" w:cs="Courier New"/>
        </w:rPr>
        <w:t>MyStepper1.setSpeed(500)</w:t>
      </w:r>
    </w:p>
    <w:p w:rsidR="43FCEC08" w:rsidP="43FCEC08" w:rsidRDefault="43FCEC08" w14:paraId="2E0737ED" w14:textId="11E6E0BC">
      <w:pPr>
        <w:spacing w:after="0" w:line="240" w:lineRule="auto"/>
        <w:rPr>
          <w:rFonts w:ascii="Courier New" w:hAnsi="Courier New" w:eastAsia="Courier New" w:cs="Courier New"/>
        </w:rPr>
      </w:pPr>
      <w:r w:rsidRPr="43FCEC08">
        <w:rPr>
          <w:rFonts w:ascii="Courier New" w:hAnsi="Courier New" w:eastAsia="Courier New" w:cs="Courier New"/>
        </w:rPr>
        <w:t>MyStepper2 = mh.getStepper(200,2)</w:t>
      </w:r>
    </w:p>
    <w:p w:rsidR="43FCEC08" w:rsidP="43FCEC08" w:rsidRDefault="43FCEC08" w14:paraId="59E51CF0" w14:textId="1E2B3FD0">
      <w:pPr>
        <w:spacing w:after="0" w:line="240" w:lineRule="auto"/>
        <w:rPr>
          <w:rFonts w:ascii="Courier New" w:hAnsi="Courier New" w:eastAsia="Courier New" w:cs="Courier New"/>
        </w:rPr>
      </w:pPr>
      <w:r w:rsidRPr="43FCEC08">
        <w:rPr>
          <w:rFonts w:ascii="Courier New" w:hAnsi="Courier New" w:eastAsia="Courier New" w:cs="Courier New"/>
        </w:rPr>
        <w:t>MyStepper2.setSpeed(500)</w:t>
      </w:r>
    </w:p>
    <w:p w:rsidR="43FCEC08" w:rsidP="43FCEC08" w:rsidRDefault="43FCEC08" w14:paraId="6FC1B0B0" w14:textId="6D36553D">
      <w:pPr>
        <w:spacing w:after="0" w:line="240" w:lineRule="auto"/>
        <w:rPr>
          <w:rFonts w:ascii="Courier New" w:hAnsi="Courier New" w:eastAsia="Courier New" w:cs="Courier New"/>
        </w:rPr>
      </w:pPr>
    </w:p>
    <w:p w:rsidR="43FCEC08" w:rsidP="43FCEC08" w:rsidRDefault="43FCEC08" w14:paraId="3FDC9C52" w14:textId="307C93E1">
      <w:pPr>
        <w:spacing w:after="0" w:line="240" w:lineRule="auto"/>
        <w:rPr>
          <w:rFonts w:ascii="Courier New" w:hAnsi="Courier New" w:eastAsia="Courier New" w:cs="Courier New"/>
        </w:rPr>
      </w:pPr>
      <w:r w:rsidRPr="43FCEC08">
        <w:rPr>
          <w:rFonts w:ascii="Courier New" w:hAnsi="Courier New" w:eastAsia="Courier New" w:cs="Courier New"/>
        </w:rPr>
        <w:t>XAxis = 0</w:t>
      </w:r>
    </w:p>
    <w:p w:rsidR="43FCEC08" w:rsidP="43FCEC08" w:rsidRDefault="43FCEC08" w14:paraId="4D855EF8" w14:textId="6F3C19B1">
      <w:pPr>
        <w:spacing w:after="0" w:line="240" w:lineRule="auto"/>
        <w:rPr>
          <w:rFonts w:ascii="Courier New" w:hAnsi="Courier New" w:eastAsia="Courier New" w:cs="Courier New"/>
        </w:rPr>
      </w:pPr>
      <w:r w:rsidRPr="43FCEC08">
        <w:rPr>
          <w:rFonts w:ascii="Courier New" w:hAnsi="Courier New" w:eastAsia="Courier New" w:cs="Courier New"/>
        </w:rPr>
        <w:t>Theta = 87</w:t>
      </w:r>
    </w:p>
    <w:p w:rsidR="43FCEC08" w:rsidP="43FCEC08" w:rsidRDefault="43FCEC08" w14:paraId="756E8039" w14:textId="0E6DA6DD">
      <w:pPr>
        <w:spacing w:after="0" w:line="240" w:lineRule="auto"/>
        <w:rPr>
          <w:rFonts w:ascii="Courier New" w:hAnsi="Courier New" w:eastAsia="Courier New" w:cs="Courier New"/>
        </w:rPr>
      </w:pPr>
    </w:p>
    <w:p w:rsidR="43FCEC08" w:rsidP="43FCEC08" w:rsidRDefault="43FCEC08" w14:paraId="5DA8253F" w14:textId="669A3366">
      <w:pPr>
        <w:spacing w:after="0" w:line="240" w:lineRule="auto"/>
        <w:rPr>
          <w:rFonts w:ascii="Courier New" w:hAnsi="Courier New" w:eastAsia="Courier New" w:cs="Courier New"/>
        </w:rPr>
      </w:pPr>
      <w:r w:rsidRPr="43FCEC08">
        <w:rPr>
          <w:rFonts w:ascii="Courier New" w:hAnsi="Courier New" w:eastAsia="Courier New" w:cs="Courier New"/>
        </w:rPr>
        <w:t>For event in gamepade.read_loop():</w:t>
      </w:r>
    </w:p>
    <w:p w:rsidR="43FCEC08" w:rsidP="43FCEC08" w:rsidRDefault="43FCEC08" w14:paraId="51378C2E" w14:textId="07FA75D5">
      <w:pPr>
        <w:spacing w:after="0" w:line="240" w:lineRule="auto"/>
        <w:ind w:firstLine="720"/>
        <w:rPr>
          <w:rFonts w:ascii="Courier New" w:hAnsi="Courier New" w:eastAsia="Courier New" w:cs="Courier New"/>
        </w:rPr>
      </w:pPr>
      <w:r w:rsidRPr="43FCEC08">
        <w:rPr>
          <w:rFonts w:ascii="Courier New" w:hAnsi="Courier New" w:eastAsia="Courier New" w:cs="Courier New"/>
        </w:rPr>
        <w:t>If event.value == 1:</w:t>
      </w:r>
    </w:p>
    <w:p w:rsidR="43FCEC08" w:rsidP="43FCEC08" w:rsidRDefault="43FCEC08" w14:paraId="34FD043C" w14:textId="6E6B340A">
      <w:pPr>
        <w:spacing w:after="0" w:line="240" w:lineRule="auto"/>
        <w:ind w:left="720" w:firstLine="720"/>
        <w:rPr>
          <w:rFonts w:ascii="Courier New" w:hAnsi="Courier New" w:eastAsia="Courier New" w:cs="Courier New"/>
        </w:rPr>
      </w:pPr>
      <w:r w:rsidRPr="43FCEC08">
        <w:rPr>
          <w:rFonts w:ascii="Courier New" w:hAnsi="Courier New" w:eastAsia="Courier New" w:cs="Courier New"/>
        </w:rPr>
        <w:t>If event.code == button4:</w:t>
      </w:r>
    </w:p>
    <w:p w:rsidR="43FCEC08" w:rsidP="43FCEC08" w:rsidRDefault="43FCEC08" w14:paraId="2F4C293E" w14:textId="14CE74C2">
      <w:pPr>
        <w:spacing w:after="0" w:line="240" w:lineRule="auto"/>
        <w:ind w:left="1440" w:firstLine="720"/>
        <w:rPr>
          <w:rFonts w:ascii="Courier New" w:hAnsi="Courier New" w:eastAsia="Courier New" w:cs="Courier New"/>
        </w:rPr>
      </w:pPr>
      <w:r w:rsidRPr="43FCEC08">
        <w:rPr>
          <w:rFonts w:ascii="Courier New" w:hAnsi="Courier New" w:eastAsia="Courier New" w:cs="Courier New"/>
        </w:rPr>
        <w:t>If xAxis &gt; 0:</w:t>
      </w:r>
    </w:p>
    <w:p w:rsidR="43FCEC08" w:rsidP="43FCEC08" w:rsidRDefault="43FCEC08" w14:paraId="51145E9F" w14:textId="4522F089">
      <w:pPr>
        <w:spacing w:after="0" w:line="240" w:lineRule="auto"/>
        <w:ind w:left="2160" w:firstLine="720"/>
        <w:rPr>
          <w:rFonts w:ascii="Courier New" w:hAnsi="Courier New" w:eastAsia="Courier New" w:cs="Courier New"/>
        </w:rPr>
      </w:pPr>
      <w:r w:rsidRPr="43FCEC08">
        <w:rPr>
          <w:rFonts w:ascii="Courier New" w:hAnsi="Courier New" w:eastAsia="Courier New" w:cs="Courier New"/>
        </w:rPr>
        <w:t>MyStepper1.step(320, Adafruit_MotorHAT.BACKWARD, Adafruit_MotorHAT.DOUBLE)</w:t>
      </w:r>
    </w:p>
    <w:p w:rsidR="43FCEC08" w:rsidP="43FCEC08" w:rsidRDefault="43FCEC08" w14:paraId="39613A80" w14:textId="6344C925">
      <w:pPr>
        <w:spacing w:after="0" w:line="240" w:lineRule="auto"/>
        <w:ind w:left="2160" w:firstLine="720"/>
        <w:rPr>
          <w:rFonts w:ascii="Courier New" w:hAnsi="Courier New" w:eastAsia="Courier New" w:cs="Courier New"/>
        </w:rPr>
      </w:pPr>
      <w:r w:rsidRPr="43FCEC08">
        <w:rPr>
          <w:rFonts w:ascii="Courier New" w:hAnsi="Courier New" w:eastAsia="Courier New" w:cs="Courier New"/>
        </w:rPr>
        <w:t>xAxis= xAxis – 3.5 # change x location by 3.5 inches</w:t>
      </w:r>
    </w:p>
    <w:p w:rsidR="43FCEC08" w:rsidP="43FCEC08" w:rsidRDefault="43FCEC08" w14:paraId="3F488B8D" w14:textId="1C2878AA">
      <w:pPr>
        <w:spacing w:after="0" w:line="240" w:lineRule="auto"/>
        <w:ind w:left="2160" w:firstLine="720"/>
        <w:rPr>
          <w:rFonts w:ascii="Courier New" w:hAnsi="Courier New" w:eastAsia="Courier New" w:cs="Courier New"/>
        </w:rPr>
      </w:pPr>
    </w:p>
    <w:p w:rsidR="43FCEC08" w:rsidP="43FCEC08" w:rsidRDefault="43FCEC08" w14:paraId="3F19FDD5" w14:textId="0EA500AD">
      <w:pPr>
        <w:spacing w:after="0" w:line="240" w:lineRule="auto"/>
        <w:ind w:left="720" w:firstLine="720"/>
        <w:rPr>
          <w:rFonts w:ascii="Courier New" w:hAnsi="Courier New" w:eastAsia="Courier New" w:cs="Courier New"/>
        </w:rPr>
      </w:pPr>
      <w:r w:rsidRPr="43FCEC08">
        <w:rPr>
          <w:rFonts w:ascii="Courier New" w:hAnsi="Courier New" w:eastAsia="Courier New" w:cs="Courier New"/>
        </w:rPr>
        <w:t>elif event.code == button3:</w:t>
      </w:r>
    </w:p>
    <w:p w:rsidR="43FCEC08" w:rsidP="43FCEC08" w:rsidRDefault="43FCEC08" w14:paraId="628EA5F2" w14:textId="262B662E">
      <w:pPr>
        <w:spacing w:after="0" w:line="240" w:lineRule="auto"/>
        <w:ind w:left="1440" w:firstLine="720"/>
        <w:rPr>
          <w:rFonts w:ascii="Courier New" w:hAnsi="Courier New" w:eastAsia="Courier New" w:cs="Courier New"/>
        </w:rPr>
      </w:pPr>
      <w:r w:rsidRPr="43FCEC08">
        <w:rPr>
          <w:rFonts w:ascii="Courier New" w:hAnsi="Courier New" w:eastAsia="Courier New" w:cs="Courier New"/>
        </w:rPr>
        <w:t>If theta &gt; 45:</w:t>
      </w:r>
    </w:p>
    <w:p w:rsidR="43FCEC08" w:rsidP="43FCEC08" w:rsidRDefault="43FCEC08" w14:paraId="15C3F4F0" w14:textId="59AC9C2E">
      <w:pPr>
        <w:spacing w:after="0" w:line="240" w:lineRule="auto"/>
        <w:ind w:left="2160" w:firstLine="720"/>
        <w:rPr>
          <w:rFonts w:ascii="Courier New" w:hAnsi="Courier New" w:eastAsia="Courier New" w:cs="Courier New"/>
        </w:rPr>
      </w:pPr>
      <w:r w:rsidRPr="43FCEC08">
        <w:rPr>
          <w:rFonts w:ascii="Courier New" w:hAnsi="Courier New" w:eastAsia="Courier New" w:cs="Courier New"/>
        </w:rPr>
        <w:t>MyStepper2.step(1, Adafruit_MotorHAT.BACKWARD, Adafruit_MotorHAT.DOUBLE)</w:t>
      </w:r>
    </w:p>
    <w:p w:rsidR="43FCEC08" w:rsidP="43FCEC08" w:rsidRDefault="43FCEC08" w14:paraId="1A8648C0" w14:textId="076AD1C1">
      <w:pPr>
        <w:spacing w:after="0" w:line="240" w:lineRule="auto"/>
        <w:ind w:left="2160" w:firstLine="720"/>
        <w:rPr>
          <w:rFonts w:ascii="Courier New" w:hAnsi="Courier New" w:eastAsia="Courier New" w:cs="Courier New"/>
        </w:rPr>
      </w:pPr>
      <w:r w:rsidRPr="43FCEC08">
        <w:rPr>
          <w:rFonts w:ascii="Courier New" w:hAnsi="Courier New" w:eastAsia="Courier New" w:cs="Courier New"/>
        </w:rPr>
        <w:t>Theta = theta – 3.6 # change theta by  - 2 degrees</w:t>
      </w:r>
    </w:p>
    <w:p w:rsidR="43FCEC08" w:rsidP="43FCEC08" w:rsidRDefault="43FCEC08" w14:paraId="28C62DDE" w14:textId="23D91A0F">
      <w:pPr>
        <w:spacing w:after="0" w:line="240" w:lineRule="auto"/>
        <w:ind w:left="1440"/>
        <w:rPr>
          <w:rFonts w:ascii="Courier New" w:hAnsi="Courier New" w:eastAsia="Courier New" w:cs="Courier New"/>
        </w:rPr>
      </w:pPr>
    </w:p>
    <w:p w:rsidR="43FCEC08" w:rsidP="43FCEC08" w:rsidRDefault="43FCEC08" w14:paraId="04F7C2FD" w14:textId="427CFB34">
      <w:pPr>
        <w:spacing w:after="0" w:line="240" w:lineRule="auto"/>
        <w:ind w:left="720" w:firstLine="720"/>
        <w:rPr>
          <w:rFonts w:ascii="Courier New" w:hAnsi="Courier New" w:eastAsia="Courier New" w:cs="Courier New"/>
        </w:rPr>
      </w:pPr>
      <w:r w:rsidRPr="43FCEC08">
        <w:rPr>
          <w:rFonts w:ascii="Courier New" w:hAnsi="Courier New" w:eastAsia="Courier New" w:cs="Courier New"/>
        </w:rPr>
        <w:t>elif event.code == button2:</w:t>
      </w:r>
    </w:p>
    <w:p w:rsidR="43FCEC08" w:rsidP="43FCEC08" w:rsidRDefault="43FCEC08" w14:paraId="40F84D75" w14:textId="29F7BEFF">
      <w:pPr>
        <w:spacing w:after="0" w:line="240" w:lineRule="auto"/>
        <w:ind w:left="1440" w:firstLine="720"/>
        <w:rPr>
          <w:rFonts w:ascii="Courier New" w:hAnsi="Courier New" w:eastAsia="Courier New" w:cs="Courier New"/>
        </w:rPr>
      </w:pPr>
      <w:r w:rsidRPr="43FCEC08">
        <w:rPr>
          <w:rFonts w:ascii="Courier New" w:hAnsi="Courier New" w:eastAsia="Courier New" w:cs="Courier New"/>
        </w:rPr>
        <w:t>If xAxis &lt; 42:</w:t>
      </w:r>
    </w:p>
    <w:p w:rsidR="43FCEC08" w:rsidP="43FCEC08" w:rsidRDefault="43FCEC08" w14:paraId="3F092330" w14:textId="5C59A424">
      <w:pPr>
        <w:spacing w:after="0" w:line="240" w:lineRule="auto"/>
        <w:ind w:left="2160" w:firstLine="720"/>
        <w:rPr>
          <w:rFonts w:ascii="Courier New" w:hAnsi="Courier New" w:eastAsia="Courier New" w:cs="Courier New"/>
        </w:rPr>
      </w:pPr>
      <w:r w:rsidRPr="43FCEC08">
        <w:rPr>
          <w:rFonts w:ascii="Courier New" w:hAnsi="Courier New" w:eastAsia="Courier New" w:cs="Courier New"/>
        </w:rPr>
        <w:t>MyStepper1.step(320, Adafruit_MotorHAT.FORWARD, Adafruit_MotorHAT.DOUBLE)</w:t>
      </w:r>
    </w:p>
    <w:p w:rsidR="43FCEC08" w:rsidP="43FCEC08" w:rsidRDefault="43FCEC08" w14:paraId="781D1B27" w14:textId="1DAC5043">
      <w:pPr>
        <w:spacing w:after="0" w:line="240" w:lineRule="auto"/>
        <w:ind w:left="2160" w:firstLine="720"/>
        <w:rPr>
          <w:rFonts w:ascii="Courier New" w:hAnsi="Courier New" w:eastAsia="Courier New" w:cs="Courier New"/>
        </w:rPr>
      </w:pPr>
      <w:r w:rsidRPr="43FCEC08">
        <w:rPr>
          <w:rFonts w:ascii="Courier New" w:hAnsi="Courier New" w:eastAsia="Courier New" w:cs="Courier New"/>
        </w:rPr>
        <w:t>xAxis= xAxis – 3.5 # change x location by 3.5 inches</w:t>
      </w:r>
    </w:p>
    <w:p w:rsidR="43FCEC08" w:rsidP="43FCEC08" w:rsidRDefault="43FCEC08" w14:paraId="3FDD9C10" w14:textId="6DB431CA">
      <w:pPr>
        <w:spacing w:after="0" w:line="240" w:lineRule="auto"/>
        <w:ind w:left="1440"/>
        <w:rPr>
          <w:rFonts w:ascii="Courier New" w:hAnsi="Courier New" w:eastAsia="Courier New" w:cs="Courier New"/>
        </w:rPr>
      </w:pPr>
    </w:p>
    <w:p w:rsidR="43FCEC08" w:rsidP="43FCEC08" w:rsidRDefault="43FCEC08" w14:paraId="589ECF52" w14:textId="240BCB71">
      <w:pPr>
        <w:spacing w:after="0" w:line="240" w:lineRule="auto"/>
        <w:ind w:left="720" w:firstLine="720"/>
        <w:rPr>
          <w:rFonts w:ascii="Courier New" w:hAnsi="Courier New" w:eastAsia="Courier New" w:cs="Courier New"/>
        </w:rPr>
      </w:pPr>
      <w:r w:rsidRPr="43FCEC08">
        <w:rPr>
          <w:rFonts w:ascii="Courier New" w:hAnsi="Courier New" w:eastAsia="Courier New" w:cs="Courier New"/>
        </w:rPr>
        <w:t>elif event.code == button1:</w:t>
      </w:r>
    </w:p>
    <w:p w:rsidR="43FCEC08" w:rsidP="43FCEC08" w:rsidRDefault="43FCEC08" w14:paraId="493F1CAF" w14:textId="3DDE10B6">
      <w:pPr>
        <w:spacing w:after="0" w:line="240" w:lineRule="auto"/>
        <w:ind w:left="1440" w:firstLine="720"/>
        <w:rPr>
          <w:rFonts w:ascii="Courier New" w:hAnsi="Courier New" w:eastAsia="Courier New" w:cs="Courier New"/>
        </w:rPr>
      </w:pPr>
      <w:r w:rsidRPr="43FCEC08">
        <w:rPr>
          <w:rFonts w:ascii="Courier New" w:hAnsi="Courier New" w:eastAsia="Courier New" w:cs="Courier New"/>
        </w:rPr>
        <w:t>If theta &lt; 87:</w:t>
      </w:r>
    </w:p>
    <w:p w:rsidR="43FCEC08" w:rsidP="43FCEC08" w:rsidRDefault="43FCEC08" w14:paraId="2635370A" w14:textId="6EF9AC3C">
      <w:pPr>
        <w:spacing w:after="0" w:line="240" w:lineRule="auto"/>
        <w:ind w:left="2160" w:firstLine="720"/>
        <w:rPr>
          <w:rFonts w:ascii="Courier New" w:hAnsi="Courier New" w:eastAsia="Courier New" w:cs="Courier New"/>
        </w:rPr>
      </w:pPr>
      <w:r w:rsidRPr="43FCEC08">
        <w:rPr>
          <w:rFonts w:ascii="Courier New" w:hAnsi="Courier New" w:eastAsia="Courier New" w:cs="Courier New"/>
        </w:rPr>
        <w:t>MyStepper2.step(1, Adafruit_MotorHAT.FORWARD, Adafruit_MotorHAT.DOUBLE)</w:t>
      </w:r>
    </w:p>
    <w:p w:rsidR="43FCEC08" w:rsidP="43FCEC08" w:rsidRDefault="43FCEC08" w14:paraId="676D309B" w14:textId="5A97F918">
      <w:pPr>
        <w:spacing w:after="0" w:line="240" w:lineRule="auto"/>
        <w:ind w:left="2160" w:firstLine="720"/>
        <w:rPr>
          <w:rFonts w:ascii="Courier New" w:hAnsi="Courier New" w:eastAsia="Courier New" w:cs="Courier New"/>
        </w:rPr>
      </w:pPr>
      <w:r w:rsidRPr="43FCEC08">
        <w:rPr>
          <w:rFonts w:ascii="Courier New" w:hAnsi="Courier New" w:eastAsia="Courier New" w:cs="Courier New"/>
        </w:rPr>
        <w:t>theta = theta + 3.6 # change theta location by + 2 degrees</w:t>
      </w:r>
    </w:p>
    <w:p w:rsidR="43FCEC08" w:rsidP="43FCEC08" w:rsidRDefault="43FCEC08" w14:paraId="786BD660" w14:textId="2B05101F">
      <w:pPr>
        <w:spacing w:after="0" w:line="240" w:lineRule="auto"/>
        <w:ind w:left="1440"/>
        <w:rPr>
          <w:rFonts w:ascii="Courier New" w:hAnsi="Courier New" w:eastAsia="Courier New" w:cs="Courier New"/>
        </w:rPr>
      </w:pPr>
    </w:p>
    <w:p w:rsidR="43FCEC08" w:rsidP="43FCEC08" w:rsidRDefault="43FCEC08" w14:paraId="0267CFAD" w14:textId="48E01F2F">
      <w:pPr>
        <w:spacing w:after="0" w:line="240" w:lineRule="auto"/>
        <w:ind w:left="720" w:firstLine="720"/>
        <w:rPr>
          <w:rFonts w:ascii="Courier New" w:hAnsi="Courier New" w:eastAsia="Courier New" w:cs="Courier New"/>
        </w:rPr>
      </w:pPr>
      <w:r w:rsidRPr="43FCEC08">
        <w:rPr>
          <w:rFonts w:ascii="Courier New" w:hAnsi="Courier New" w:eastAsia="Courier New" w:cs="Courier New"/>
        </w:rPr>
        <w:t>elif event.code == rtrig1:</w:t>
      </w:r>
    </w:p>
    <w:p w:rsidR="43FCEC08" w:rsidP="43FCEC08" w:rsidRDefault="43FCEC08" w14:paraId="2655AF21" w14:textId="78599BCA">
      <w:pPr>
        <w:spacing w:after="0" w:line="240" w:lineRule="auto"/>
        <w:ind w:left="1440" w:firstLine="720"/>
        <w:rPr>
          <w:rFonts w:ascii="Courier New" w:hAnsi="Courier New" w:eastAsia="Courier New" w:cs="Courier New"/>
        </w:rPr>
      </w:pPr>
      <w:r w:rsidRPr="43FCEC08">
        <w:rPr>
          <w:rFonts w:ascii="Courier New" w:hAnsi="Courier New" w:eastAsia="Courier New" w:cs="Courier New"/>
        </w:rPr>
        <w:t>If pump == 0:</w:t>
      </w:r>
    </w:p>
    <w:p w:rsidR="43FCEC08" w:rsidP="43FCEC08" w:rsidRDefault="43FCEC08" w14:paraId="78B83BC5" w14:textId="6A2906E3">
      <w:pPr>
        <w:spacing w:after="0" w:line="240" w:lineRule="auto"/>
        <w:ind w:left="2160" w:firstLine="720"/>
        <w:rPr>
          <w:rFonts w:ascii="Courier New" w:hAnsi="Courier New" w:eastAsia="Courier New" w:cs="Courier New"/>
        </w:rPr>
      </w:pPr>
      <w:r w:rsidRPr="43FCEC08">
        <w:rPr>
          <w:rFonts w:ascii="Courier New" w:hAnsi="Courier New" w:eastAsia="Courier New" w:cs="Courier New"/>
        </w:rPr>
        <w:t>GPIO.output(17,GPIO.HIGH)</w:t>
      </w:r>
    </w:p>
    <w:p w:rsidR="43FCEC08" w:rsidP="43FCEC08" w:rsidRDefault="43FCEC08" w14:paraId="0DF58297" w14:textId="7E7876E7">
      <w:pPr>
        <w:spacing w:after="0" w:line="240" w:lineRule="auto"/>
        <w:ind w:left="2160" w:firstLine="720"/>
        <w:rPr>
          <w:rFonts w:ascii="Courier New" w:hAnsi="Courier New" w:eastAsia="Courier New" w:cs="Courier New"/>
        </w:rPr>
      </w:pPr>
      <w:r w:rsidRPr="43FCEC08">
        <w:rPr>
          <w:rFonts w:ascii="Courier New" w:hAnsi="Courier New" w:eastAsia="Courier New" w:cs="Courier New"/>
        </w:rPr>
        <w:t>Pump = 1</w:t>
      </w:r>
    </w:p>
    <w:p w:rsidR="43FCEC08" w:rsidP="43FCEC08" w:rsidRDefault="43FCEC08" w14:paraId="7C9EFD90" w14:textId="256134F4">
      <w:pPr>
        <w:spacing w:after="0" w:line="240" w:lineRule="auto"/>
        <w:ind w:left="2160"/>
        <w:rPr>
          <w:rFonts w:ascii="Courier New" w:hAnsi="Courier New" w:eastAsia="Courier New" w:cs="Courier New"/>
        </w:rPr>
      </w:pPr>
      <w:r w:rsidRPr="43FCEC08">
        <w:rPr>
          <w:rFonts w:ascii="Courier New" w:hAnsi="Courier New" w:eastAsia="Courier New" w:cs="Courier New"/>
        </w:rPr>
        <w:t>Elif pump == 1:</w:t>
      </w:r>
    </w:p>
    <w:p w:rsidR="43FCEC08" w:rsidP="43FCEC08" w:rsidRDefault="43FCEC08" w14:paraId="4BD4A1F8" w14:textId="3788770A">
      <w:pPr>
        <w:spacing w:after="0" w:line="240" w:lineRule="auto"/>
        <w:ind w:left="2160" w:firstLine="720"/>
        <w:rPr>
          <w:rFonts w:ascii="Courier New" w:hAnsi="Courier New" w:eastAsia="Courier New" w:cs="Courier New"/>
        </w:rPr>
      </w:pPr>
      <w:r w:rsidRPr="43FCEC08">
        <w:rPr>
          <w:rFonts w:ascii="Courier New" w:hAnsi="Courier New" w:eastAsia="Courier New" w:cs="Courier New"/>
        </w:rPr>
        <w:t>GPIO.output(17,GPIO.LOW)</w:t>
      </w:r>
    </w:p>
    <w:p w:rsidR="43FCEC08" w:rsidP="43FCEC08" w:rsidRDefault="43FCEC08" w14:paraId="1A44EEAA" w14:textId="3708C3CE">
      <w:pPr>
        <w:spacing w:after="0" w:line="240" w:lineRule="auto"/>
        <w:ind w:left="2160" w:firstLine="720"/>
        <w:rPr>
          <w:rFonts w:ascii="Courier New" w:hAnsi="Courier New" w:eastAsia="Courier New" w:cs="Courier New"/>
        </w:rPr>
      </w:pPr>
      <w:r w:rsidRPr="43FCEC08">
        <w:rPr>
          <w:rFonts w:ascii="Courier New" w:hAnsi="Courier New" w:eastAsia="Courier New" w:cs="Courier New"/>
        </w:rPr>
        <w:t>Pump = 0</w:t>
      </w:r>
    </w:p>
    <w:p w:rsidR="43FCEC08" w:rsidP="43FCEC08" w:rsidRDefault="43FCEC08" w14:paraId="16CE1B96" w14:textId="77C68B34">
      <w:pPr>
        <w:spacing w:after="0" w:line="240" w:lineRule="auto"/>
        <w:ind w:left="1440"/>
        <w:rPr>
          <w:rFonts w:ascii="Courier New" w:hAnsi="Courier New" w:eastAsia="Courier New" w:cs="Courier New"/>
        </w:rPr>
      </w:pPr>
    </w:p>
    <w:p w:rsidR="43FCEC08" w:rsidP="43FCEC08" w:rsidRDefault="43FCEC08" w14:paraId="66AA4A7F" w14:textId="43BAE31F">
      <w:pPr>
        <w:spacing w:after="0" w:line="240" w:lineRule="auto"/>
        <w:ind w:left="1440"/>
        <w:rPr>
          <w:rFonts w:ascii="Courier New" w:hAnsi="Courier New" w:eastAsia="Courier New" w:cs="Courier New"/>
        </w:rPr>
      </w:pPr>
    </w:p>
    <w:p w:rsidR="00C8718A" w:rsidP="43FCEC08" w:rsidRDefault="00C8718A" w14:paraId="62244712" w14:textId="32FB2177">
      <w:pPr>
        <w:spacing w:after="0" w:line="240" w:lineRule="auto"/>
        <w:rPr>
          <w:rFonts w:ascii="Courier New" w:hAnsi="Courier New" w:eastAsia="Courier New" w:cs="Courier New"/>
        </w:rPr>
      </w:pPr>
    </w:p>
    <w:sectPr w:rsidR="00C8718A">
      <w:pgSz w:w="11906" w:h="16838"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C4941" w:rsidP="00822BC3" w:rsidRDefault="003C4941" w14:paraId="32413CB5" w14:textId="77777777">
      <w:pPr>
        <w:spacing w:after="0" w:line="240" w:lineRule="auto"/>
      </w:pPr>
      <w:r>
        <w:separator/>
      </w:r>
    </w:p>
  </w:endnote>
  <w:endnote w:type="continuationSeparator" w:id="0">
    <w:p w:rsidR="003C4941" w:rsidP="00822BC3" w:rsidRDefault="003C4941" w14:paraId="48AA9AD5" w14:textId="77777777">
      <w:pPr>
        <w:spacing w:after="0" w:line="240" w:lineRule="auto"/>
      </w:pPr>
      <w:r>
        <w:continuationSeparator/>
      </w:r>
    </w:p>
  </w:endnote>
  <w:endnote w:type="continuationNotice" w:id="1">
    <w:p w:rsidR="003C4941" w:rsidRDefault="003C4941" w14:paraId="0794CD03"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entury">
    <w:panose1 w:val="0204060405050502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C4941" w:rsidP="00822BC3" w:rsidRDefault="003C4941" w14:paraId="62530596" w14:textId="77777777">
      <w:pPr>
        <w:spacing w:after="0" w:line="240" w:lineRule="auto"/>
      </w:pPr>
      <w:r>
        <w:separator/>
      </w:r>
    </w:p>
  </w:footnote>
  <w:footnote w:type="continuationSeparator" w:id="0">
    <w:p w:rsidR="003C4941" w:rsidP="00822BC3" w:rsidRDefault="003C4941" w14:paraId="719F9902" w14:textId="77777777">
      <w:pPr>
        <w:spacing w:after="0" w:line="240" w:lineRule="auto"/>
      </w:pPr>
      <w:r>
        <w:continuationSeparator/>
      </w:r>
    </w:p>
  </w:footnote>
  <w:footnote w:type="continuationNotice" w:id="1">
    <w:p w:rsidR="003C4941" w:rsidRDefault="003C4941" w14:paraId="196EBAC3"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50B7DF5"/>
    <w:multiLevelType w:val="hybridMultilevel"/>
    <w:tmpl w:val="FC8E56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rennan Jay">
    <w15:presenceInfo w15:providerId="None" w15:userId="Brennan Ja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4A28180"/>
    <w:rsid w:val="000002DD"/>
    <w:rsid w:val="00001A1C"/>
    <w:rsid w:val="00002BDA"/>
    <w:rsid w:val="00002C13"/>
    <w:rsid w:val="00006A2F"/>
    <w:rsid w:val="000103F1"/>
    <w:rsid w:val="00033C21"/>
    <w:rsid w:val="000379DC"/>
    <w:rsid w:val="00040DDB"/>
    <w:rsid w:val="00044FA4"/>
    <w:rsid w:val="00065758"/>
    <w:rsid w:val="00067C3F"/>
    <w:rsid w:val="00070822"/>
    <w:rsid w:val="00073A53"/>
    <w:rsid w:val="000905F6"/>
    <w:rsid w:val="000935D7"/>
    <w:rsid w:val="000A55CC"/>
    <w:rsid w:val="000B02F2"/>
    <w:rsid w:val="000B5CC6"/>
    <w:rsid w:val="000C0C3D"/>
    <w:rsid w:val="000D37D5"/>
    <w:rsid w:val="000F0545"/>
    <w:rsid w:val="00100A5D"/>
    <w:rsid w:val="001120AA"/>
    <w:rsid w:val="001159AA"/>
    <w:rsid w:val="00122583"/>
    <w:rsid w:val="0014057C"/>
    <w:rsid w:val="001417D6"/>
    <w:rsid w:val="0015387A"/>
    <w:rsid w:val="001701E1"/>
    <w:rsid w:val="001810A4"/>
    <w:rsid w:val="00181E27"/>
    <w:rsid w:val="001A365E"/>
    <w:rsid w:val="001B4563"/>
    <w:rsid w:val="001B5996"/>
    <w:rsid w:val="001B6206"/>
    <w:rsid w:val="001C166C"/>
    <w:rsid w:val="001C4439"/>
    <w:rsid w:val="001D555E"/>
    <w:rsid w:val="001E5DA1"/>
    <w:rsid w:val="001F4387"/>
    <w:rsid w:val="002100BE"/>
    <w:rsid w:val="002209E6"/>
    <w:rsid w:val="00227BD6"/>
    <w:rsid w:val="00253A0C"/>
    <w:rsid w:val="00256A34"/>
    <w:rsid w:val="00256B50"/>
    <w:rsid w:val="0026535F"/>
    <w:rsid w:val="00266AED"/>
    <w:rsid w:val="002A3D7F"/>
    <w:rsid w:val="002B0D94"/>
    <w:rsid w:val="002D17A1"/>
    <w:rsid w:val="002D50FA"/>
    <w:rsid w:val="002F0CA7"/>
    <w:rsid w:val="00305DD6"/>
    <w:rsid w:val="0031058B"/>
    <w:rsid w:val="00347D08"/>
    <w:rsid w:val="00355FFC"/>
    <w:rsid w:val="003637DE"/>
    <w:rsid w:val="003738EE"/>
    <w:rsid w:val="003750FD"/>
    <w:rsid w:val="00376A26"/>
    <w:rsid w:val="00377A65"/>
    <w:rsid w:val="00392145"/>
    <w:rsid w:val="003A009C"/>
    <w:rsid w:val="003C267A"/>
    <w:rsid w:val="003C45A5"/>
    <w:rsid w:val="003C4941"/>
    <w:rsid w:val="003D1FBE"/>
    <w:rsid w:val="00401C1A"/>
    <w:rsid w:val="00404ED6"/>
    <w:rsid w:val="00407734"/>
    <w:rsid w:val="0043207E"/>
    <w:rsid w:val="00432EE8"/>
    <w:rsid w:val="00434AAA"/>
    <w:rsid w:val="004357C0"/>
    <w:rsid w:val="004558BB"/>
    <w:rsid w:val="00463E41"/>
    <w:rsid w:val="00465694"/>
    <w:rsid w:val="0047242D"/>
    <w:rsid w:val="00484D90"/>
    <w:rsid w:val="00492C18"/>
    <w:rsid w:val="004A4A92"/>
    <w:rsid w:val="004B3E86"/>
    <w:rsid w:val="004B5182"/>
    <w:rsid w:val="004C0ACE"/>
    <w:rsid w:val="004C3420"/>
    <w:rsid w:val="004C3C5C"/>
    <w:rsid w:val="004D28DF"/>
    <w:rsid w:val="004E3175"/>
    <w:rsid w:val="005016C9"/>
    <w:rsid w:val="00502CE9"/>
    <w:rsid w:val="00506E4D"/>
    <w:rsid w:val="00507C14"/>
    <w:rsid w:val="005114AC"/>
    <w:rsid w:val="005119EB"/>
    <w:rsid w:val="0054170F"/>
    <w:rsid w:val="0056247F"/>
    <w:rsid w:val="005630C0"/>
    <w:rsid w:val="00566330"/>
    <w:rsid w:val="005729F4"/>
    <w:rsid w:val="00573550"/>
    <w:rsid w:val="00573843"/>
    <w:rsid w:val="0058051B"/>
    <w:rsid w:val="005843FC"/>
    <w:rsid w:val="00584C88"/>
    <w:rsid w:val="00590311"/>
    <w:rsid w:val="0059225C"/>
    <w:rsid w:val="00596332"/>
    <w:rsid w:val="005B1AE2"/>
    <w:rsid w:val="005D5F39"/>
    <w:rsid w:val="005E4F23"/>
    <w:rsid w:val="005F38CF"/>
    <w:rsid w:val="00631CC1"/>
    <w:rsid w:val="00633177"/>
    <w:rsid w:val="006401DC"/>
    <w:rsid w:val="00661269"/>
    <w:rsid w:val="006615B0"/>
    <w:rsid w:val="00673F62"/>
    <w:rsid w:val="0067481E"/>
    <w:rsid w:val="006749E4"/>
    <w:rsid w:val="00682360"/>
    <w:rsid w:val="006A7AE0"/>
    <w:rsid w:val="006B11E7"/>
    <w:rsid w:val="006B6724"/>
    <w:rsid w:val="006D7FFC"/>
    <w:rsid w:val="006E340B"/>
    <w:rsid w:val="006F064A"/>
    <w:rsid w:val="006F17BA"/>
    <w:rsid w:val="00704977"/>
    <w:rsid w:val="0073685A"/>
    <w:rsid w:val="00753B0B"/>
    <w:rsid w:val="00757FD5"/>
    <w:rsid w:val="00760E1F"/>
    <w:rsid w:val="007614CF"/>
    <w:rsid w:val="00772F9A"/>
    <w:rsid w:val="0078366C"/>
    <w:rsid w:val="00793835"/>
    <w:rsid w:val="007A230D"/>
    <w:rsid w:val="007B08C4"/>
    <w:rsid w:val="007B6230"/>
    <w:rsid w:val="007B7682"/>
    <w:rsid w:val="007B77B1"/>
    <w:rsid w:val="007B7A19"/>
    <w:rsid w:val="007D4C06"/>
    <w:rsid w:val="007D67C3"/>
    <w:rsid w:val="007D6F45"/>
    <w:rsid w:val="007F1EEC"/>
    <w:rsid w:val="0080191E"/>
    <w:rsid w:val="00803381"/>
    <w:rsid w:val="008118C9"/>
    <w:rsid w:val="008134E8"/>
    <w:rsid w:val="00813E16"/>
    <w:rsid w:val="00822BC3"/>
    <w:rsid w:val="00827544"/>
    <w:rsid w:val="00827586"/>
    <w:rsid w:val="008370C6"/>
    <w:rsid w:val="00845749"/>
    <w:rsid w:val="0085624A"/>
    <w:rsid w:val="00866657"/>
    <w:rsid w:val="008734B7"/>
    <w:rsid w:val="00883975"/>
    <w:rsid w:val="00894F9B"/>
    <w:rsid w:val="008A4873"/>
    <w:rsid w:val="008B7F44"/>
    <w:rsid w:val="008C02A3"/>
    <w:rsid w:val="008C0492"/>
    <w:rsid w:val="008D0DBE"/>
    <w:rsid w:val="008E123D"/>
    <w:rsid w:val="00910EC9"/>
    <w:rsid w:val="009150B4"/>
    <w:rsid w:val="009176E4"/>
    <w:rsid w:val="00925307"/>
    <w:rsid w:val="009265FA"/>
    <w:rsid w:val="009269B0"/>
    <w:rsid w:val="00926EE0"/>
    <w:rsid w:val="009332E1"/>
    <w:rsid w:val="00934F37"/>
    <w:rsid w:val="00952D33"/>
    <w:rsid w:val="00955BAB"/>
    <w:rsid w:val="00960007"/>
    <w:rsid w:val="0096125F"/>
    <w:rsid w:val="0096149F"/>
    <w:rsid w:val="00980A86"/>
    <w:rsid w:val="00983A94"/>
    <w:rsid w:val="009B5AD9"/>
    <w:rsid w:val="009B67E9"/>
    <w:rsid w:val="009C546E"/>
    <w:rsid w:val="009C5AD9"/>
    <w:rsid w:val="009D0B9F"/>
    <w:rsid w:val="009D41C5"/>
    <w:rsid w:val="009E055D"/>
    <w:rsid w:val="00A04E94"/>
    <w:rsid w:val="00A06E09"/>
    <w:rsid w:val="00A16973"/>
    <w:rsid w:val="00A23642"/>
    <w:rsid w:val="00A32FAB"/>
    <w:rsid w:val="00A45E1E"/>
    <w:rsid w:val="00A47796"/>
    <w:rsid w:val="00A64569"/>
    <w:rsid w:val="00A722E6"/>
    <w:rsid w:val="00A76376"/>
    <w:rsid w:val="00A7BA1B"/>
    <w:rsid w:val="00A93CFB"/>
    <w:rsid w:val="00A94A1D"/>
    <w:rsid w:val="00AA050C"/>
    <w:rsid w:val="00AA2953"/>
    <w:rsid w:val="00AA7A91"/>
    <w:rsid w:val="00AB784D"/>
    <w:rsid w:val="00AC0FDB"/>
    <w:rsid w:val="00AC2856"/>
    <w:rsid w:val="00AD65A0"/>
    <w:rsid w:val="00AE1202"/>
    <w:rsid w:val="00AF01AF"/>
    <w:rsid w:val="00AF12B2"/>
    <w:rsid w:val="00AF1DBC"/>
    <w:rsid w:val="00AF60BC"/>
    <w:rsid w:val="00B120B2"/>
    <w:rsid w:val="00B2496C"/>
    <w:rsid w:val="00B36492"/>
    <w:rsid w:val="00B41F82"/>
    <w:rsid w:val="00B44455"/>
    <w:rsid w:val="00B54E35"/>
    <w:rsid w:val="00B5771A"/>
    <w:rsid w:val="00B6103E"/>
    <w:rsid w:val="00B76D6B"/>
    <w:rsid w:val="00BA1233"/>
    <w:rsid w:val="00BA7CB0"/>
    <w:rsid w:val="00BD502F"/>
    <w:rsid w:val="00BE3076"/>
    <w:rsid w:val="00BF552E"/>
    <w:rsid w:val="00BF7AA7"/>
    <w:rsid w:val="00C03CA2"/>
    <w:rsid w:val="00C07630"/>
    <w:rsid w:val="00C2195C"/>
    <w:rsid w:val="00C27CF6"/>
    <w:rsid w:val="00C36D8F"/>
    <w:rsid w:val="00C40412"/>
    <w:rsid w:val="00C41DBA"/>
    <w:rsid w:val="00C45EBC"/>
    <w:rsid w:val="00C51DE7"/>
    <w:rsid w:val="00C5569E"/>
    <w:rsid w:val="00C5745D"/>
    <w:rsid w:val="00C6132D"/>
    <w:rsid w:val="00C624A1"/>
    <w:rsid w:val="00C714B0"/>
    <w:rsid w:val="00C7495D"/>
    <w:rsid w:val="00C765BB"/>
    <w:rsid w:val="00C81139"/>
    <w:rsid w:val="00C8718A"/>
    <w:rsid w:val="00C96A20"/>
    <w:rsid w:val="00C97414"/>
    <w:rsid w:val="00CA2D5D"/>
    <w:rsid w:val="00CA2D80"/>
    <w:rsid w:val="00CA4D26"/>
    <w:rsid w:val="00CC36FC"/>
    <w:rsid w:val="00CE7B16"/>
    <w:rsid w:val="00CF0D35"/>
    <w:rsid w:val="00CF459C"/>
    <w:rsid w:val="00D06521"/>
    <w:rsid w:val="00D15EAD"/>
    <w:rsid w:val="00D306F3"/>
    <w:rsid w:val="00D43384"/>
    <w:rsid w:val="00D44EF3"/>
    <w:rsid w:val="00D54FA7"/>
    <w:rsid w:val="00D55382"/>
    <w:rsid w:val="00D55DAB"/>
    <w:rsid w:val="00D65D76"/>
    <w:rsid w:val="00D820AB"/>
    <w:rsid w:val="00D92B57"/>
    <w:rsid w:val="00D95C88"/>
    <w:rsid w:val="00D9600D"/>
    <w:rsid w:val="00DB1906"/>
    <w:rsid w:val="00DB6424"/>
    <w:rsid w:val="00DF2CE4"/>
    <w:rsid w:val="00E005F7"/>
    <w:rsid w:val="00E10B93"/>
    <w:rsid w:val="00E11EAA"/>
    <w:rsid w:val="00E20861"/>
    <w:rsid w:val="00E22CE4"/>
    <w:rsid w:val="00E42AA7"/>
    <w:rsid w:val="00E7469E"/>
    <w:rsid w:val="00E83090"/>
    <w:rsid w:val="00E8391F"/>
    <w:rsid w:val="00E874F7"/>
    <w:rsid w:val="00E902DB"/>
    <w:rsid w:val="00EA2225"/>
    <w:rsid w:val="00EA7D01"/>
    <w:rsid w:val="00EB48B2"/>
    <w:rsid w:val="00ED6799"/>
    <w:rsid w:val="00EF3942"/>
    <w:rsid w:val="00F10B1F"/>
    <w:rsid w:val="00F2057F"/>
    <w:rsid w:val="00F209E7"/>
    <w:rsid w:val="00F30A84"/>
    <w:rsid w:val="00F42632"/>
    <w:rsid w:val="00F52679"/>
    <w:rsid w:val="00F544C5"/>
    <w:rsid w:val="00F62AD5"/>
    <w:rsid w:val="00F64409"/>
    <w:rsid w:val="00F66244"/>
    <w:rsid w:val="00F82436"/>
    <w:rsid w:val="00F82B06"/>
    <w:rsid w:val="00F83C19"/>
    <w:rsid w:val="00F9000D"/>
    <w:rsid w:val="00FA199F"/>
    <w:rsid w:val="00FB5DA8"/>
    <w:rsid w:val="00FB7F74"/>
    <w:rsid w:val="00FC6F0B"/>
    <w:rsid w:val="00FD54A1"/>
    <w:rsid w:val="00FE0E9B"/>
    <w:rsid w:val="00FE2ED0"/>
    <w:rsid w:val="00FE6F55"/>
    <w:rsid w:val="00FF5948"/>
    <w:rsid w:val="0268CD49"/>
    <w:rsid w:val="028F41C0"/>
    <w:rsid w:val="051E784B"/>
    <w:rsid w:val="09AFDD3F"/>
    <w:rsid w:val="115571A9"/>
    <w:rsid w:val="11D556A2"/>
    <w:rsid w:val="1339DB7F"/>
    <w:rsid w:val="140A5B11"/>
    <w:rsid w:val="18385299"/>
    <w:rsid w:val="18876B4A"/>
    <w:rsid w:val="18BEA55F"/>
    <w:rsid w:val="1B239C22"/>
    <w:rsid w:val="1B386272"/>
    <w:rsid w:val="1C2A78D5"/>
    <w:rsid w:val="1C366FD0"/>
    <w:rsid w:val="1D91FF77"/>
    <w:rsid w:val="1ECDA133"/>
    <w:rsid w:val="1ED5C08F"/>
    <w:rsid w:val="24FC72C6"/>
    <w:rsid w:val="2636AC72"/>
    <w:rsid w:val="2681643E"/>
    <w:rsid w:val="2E206883"/>
    <w:rsid w:val="2E450130"/>
    <w:rsid w:val="30159810"/>
    <w:rsid w:val="32DFEA63"/>
    <w:rsid w:val="34BFB42C"/>
    <w:rsid w:val="35D5E55C"/>
    <w:rsid w:val="361DE217"/>
    <w:rsid w:val="36D39BFF"/>
    <w:rsid w:val="399405C3"/>
    <w:rsid w:val="3C732C6B"/>
    <w:rsid w:val="3E46D97C"/>
    <w:rsid w:val="3FEB12F9"/>
    <w:rsid w:val="4041BD33"/>
    <w:rsid w:val="41714BC0"/>
    <w:rsid w:val="43FCEC08"/>
    <w:rsid w:val="44A28180"/>
    <w:rsid w:val="47ED4444"/>
    <w:rsid w:val="4801997D"/>
    <w:rsid w:val="4910F4F9"/>
    <w:rsid w:val="49ABCF9F"/>
    <w:rsid w:val="49E14941"/>
    <w:rsid w:val="4A867460"/>
    <w:rsid w:val="4F051483"/>
    <w:rsid w:val="4F2CC523"/>
    <w:rsid w:val="51069C18"/>
    <w:rsid w:val="560B07DB"/>
    <w:rsid w:val="59163408"/>
    <w:rsid w:val="596A629C"/>
    <w:rsid w:val="5B417673"/>
    <w:rsid w:val="5E8F75F1"/>
    <w:rsid w:val="5EB7742B"/>
    <w:rsid w:val="61BD467B"/>
    <w:rsid w:val="63A5DF18"/>
    <w:rsid w:val="67573DA4"/>
    <w:rsid w:val="694D7E6C"/>
    <w:rsid w:val="69D96D61"/>
    <w:rsid w:val="704E26F8"/>
    <w:rsid w:val="7462CC30"/>
    <w:rsid w:val="77974783"/>
    <w:rsid w:val="7E5EDC3A"/>
    <w:rsid w:val="7E929E4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5787A5"/>
  <w15:chartTrackingRefBased/>
  <w15:docId w15:val="{429708AB-AC43-4F6B-A338-F08B6D4119D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styleId="Normal" w:default="1">
    <w:name w:val="Normal"/>
    <w:qFormat/>
  </w:style>
  <w:style w:type="paragraph" w:styleId="Heading6">
    <w:name w:val="heading 6"/>
    <w:basedOn w:val="Normal"/>
    <w:next w:val="Normal"/>
    <w:link w:val="Heading6Char"/>
    <w:uiPriority w:val="9"/>
    <w:unhideWhenUsed/>
    <w:qFormat/>
    <w:rsid w:val="001C4439"/>
    <w:pPr>
      <w:keepNext/>
      <w:keepLines/>
      <w:spacing w:before="40" w:after="0"/>
      <w:outlineLvl w:val="5"/>
    </w:pPr>
    <w:rPr>
      <w:rFonts w:asciiTheme="majorHAnsi" w:hAnsiTheme="majorHAnsi" w:eastAsiaTheme="majorEastAsia" w:cstheme="majorBidi"/>
      <w:color w:val="1F4D78" w:themeColor="accent1" w:themeShade="7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6Char" w:customStyle="1">
    <w:name w:val="Heading 6 Char"/>
    <w:basedOn w:val="DefaultParagraphFont"/>
    <w:link w:val="Heading6"/>
    <w:uiPriority w:val="9"/>
    <w:rsid w:val="001C4439"/>
    <w:rPr>
      <w:rFonts w:asciiTheme="majorHAnsi" w:hAnsiTheme="majorHAnsi" w:eastAsiaTheme="majorEastAsia" w:cstheme="majorBidi"/>
      <w:color w:val="1F4D78" w:themeColor="accent1" w:themeShade="7F"/>
    </w:rPr>
  </w:style>
  <w:style w:type="character" w:styleId="PlaceholderText">
    <w:name w:val="Placeholder Text"/>
    <w:basedOn w:val="DefaultParagraphFont"/>
    <w:uiPriority w:val="99"/>
    <w:semiHidden/>
    <w:rsid w:val="00C2195C"/>
    <w:rPr>
      <w:color w:val="808080"/>
    </w:rPr>
  </w:style>
  <w:style w:type="paragraph" w:styleId="Header">
    <w:name w:val="header"/>
    <w:basedOn w:val="Normal"/>
    <w:link w:val="HeaderChar"/>
    <w:uiPriority w:val="99"/>
    <w:unhideWhenUsed/>
    <w:rsid w:val="00822BC3"/>
    <w:pPr>
      <w:tabs>
        <w:tab w:val="center" w:pos="4680"/>
        <w:tab w:val="right" w:pos="9360"/>
      </w:tabs>
      <w:spacing w:after="0" w:line="240" w:lineRule="auto"/>
    </w:pPr>
  </w:style>
  <w:style w:type="character" w:styleId="HeaderChar" w:customStyle="1">
    <w:name w:val="Header Char"/>
    <w:basedOn w:val="DefaultParagraphFont"/>
    <w:link w:val="Header"/>
    <w:uiPriority w:val="99"/>
    <w:rsid w:val="00822BC3"/>
  </w:style>
  <w:style w:type="paragraph" w:styleId="Footer">
    <w:name w:val="footer"/>
    <w:basedOn w:val="Normal"/>
    <w:link w:val="FooterChar"/>
    <w:uiPriority w:val="99"/>
    <w:unhideWhenUsed/>
    <w:rsid w:val="00822BC3"/>
    <w:pPr>
      <w:tabs>
        <w:tab w:val="center" w:pos="4680"/>
        <w:tab w:val="right" w:pos="9360"/>
      </w:tabs>
      <w:spacing w:after="0" w:line="240" w:lineRule="auto"/>
    </w:pPr>
  </w:style>
  <w:style w:type="character" w:styleId="FooterChar" w:customStyle="1">
    <w:name w:val="Footer Char"/>
    <w:basedOn w:val="DefaultParagraphFont"/>
    <w:link w:val="Footer"/>
    <w:uiPriority w:val="99"/>
    <w:rsid w:val="00822BC3"/>
  </w:style>
  <w:style w:type="paragraph" w:styleId="ListParagraph">
    <w:name w:val="List Paragraph"/>
    <w:basedOn w:val="Normal"/>
    <w:uiPriority w:val="34"/>
    <w:qFormat/>
    <w:rsid w:val="00926EE0"/>
    <w:pPr>
      <w:ind w:left="720"/>
      <w:contextualSpacing/>
    </w:pPr>
  </w:style>
  <w:style w:type="paragraph" w:styleId="BalloonText">
    <w:name w:val="Balloon Text"/>
    <w:basedOn w:val="Normal"/>
    <w:link w:val="BalloonTextChar"/>
    <w:uiPriority w:val="99"/>
    <w:semiHidden/>
    <w:unhideWhenUsed/>
    <w:rsid w:val="00266AED"/>
    <w:pPr>
      <w:spacing w:after="0" w:line="240" w:lineRule="auto"/>
    </w:pPr>
    <w:rPr>
      <w:rFonts w:ascii="Times New Roman" w:hAnsi="Times New Roman" w:cs="Times New Roman"/>
      <w:sz w:val="18"/>
      <w:szCs w:val="18"/>
    </w:rPr>
  </w:style>
  <w:style w:type="character" w:styleId="BalloonTextChar" w:customStyle="1">
    <w:name w:val="Balloon Text Char"/>
    <w:basedOn w:val="DefaultParagraphFont"/>
    <w:link w:val="BalloonText"/>
    <w:uiPriority w:val="99"/>
    <w:semiHidden/>
    <w:rsid w:val="00266AED"/>
    <w:rPr>
      <w:rFonts w:ascii="Times New Roman" w:hAnsi="Times New Roman" w:cs="Times New Roman"/>
      <w:sz w:val="18"/>
      <w:szCs w:val="18"/>
    </w:rPr>
  </w:style>
  <w:style w:type="character" w:styleId="Hyperlink">
    <w:name w:val="Hyperlink"/>
    <w:basedOn w:val="DefaultParagraphFont"/>
    <w:uiPriority w:val="99"/>
    <w:unhideWhenUsed/>
    <w:rsid w:val="00B41F82"/>
    <w:rPr>
      <w:color w:val="0563C1" w:themeColor="hyperlink"/>
      <w:u w:val="single"/>
    </w:rPr>
  </w:style>
  <w:style w:type="character" w:styleId="UnresolvedMention1" w:customStyle="1">
    <w:name w:val="Unresolved Mention1"/>
    <w:basedOn w:val="DefaultParagraphFont"/>
    <w:uiPriority w:val="99"/>
    <w:rsid w:val="00B41F82"/>
    <w:rPr>
      <w:color w:val="808080"/>
      <w:shd w:val="clear" w:color="auto" w:fill="E6E6E6"/>
    </w:rPr>
  </w:style>
  <w:style w:type="character" w:styleId="FollowedHyperlink">
    <w:name w:val="FollowedHyperlink"/>
    <w:basedOn w:val="DefaultParagraphFont"/>
    <w:uiPriority w:val="99"/>
    <w:semiHidden/>
    <w:unhideWhenUsed/>
    <w:rsid w:val="00B41F82"/>
    <w:rPr>
      <w:color w:val="954F72" w:themeColor="followedHyperlink"/>
      <w:u w:val="single"/>
    </w:rPr>
  </w:style>
  <w:style w:type="paragraph" w:styleId="Revision">
    <w:name w:val="Revision"/>
    <w:hidden/>
    <w:uiPriority w:val="99"/>
    <w:semiHidden/>
    <w:rsid w:val="00C51DE7"/>
    <w:pPr>
      <w:spacing w:after="0" w:line="240" w:lineRule="auto"/>
    </w:pPr>
  </w:style>
  <w:style w:type="character" w:styleId="PageNumber">
    <w:name w:val="page number"/>
    <w:basedOn w:val="DefaultParagraphFont"/>
    <w:uiPriority w:val="99"/>
    <w:semiHidden/>
    <w:unhideWhenUsed/>
    <w:rsid w:val="00AA05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4301607">
      <w:bodyDiv w:val="1"/>
      <w:marLeft w:val="0"/>
      <w:marRight w:val="0"/>
      <w:marTop w:val="0"/>
      <w:marBottom w:val="0"/>
      <w:divBdr>
        <w:top w:val="none" w:sz="0" w:space="0" w:color="auto"/>
        <w:left w:val="none" w:sz="0" w:space="0" w:color="auto"/>
        <w:bottom w:val="none" w:sz="0" w:space="0" w:color="auto"/>
        <w:right w:val="none" w:sz="0" w:space="0" w:color="auto"/>
      </w:divBdr>
    </w:div>
    <w:div w:id="1218396843">
      <w:bodyDiv w:val="1"/>
      <w:marLeft w:val="0"/>
      <w:marRight w:val="0"/>
      <w:marTop w:val="0"/>
      <w:marBottom w:val="0"/>
      <w:divBdr>
        <w:top w:val="none" w:sz="0" w:space="0" w:color="auto"/>
        <w:left w:val="none" w:sz="0" w:space="0" w:color="auto"/>
        <w:bottom w:val="none" w:sz="0" w:space="0" w:color="auto"/>
        <w:right w:val="none" w:sz="0" w:space="0" w:color="auto"/>
      </w:divBdr>
    </w:div>
    <w:div w:id="1258179015">
      <w:bodyDiv w:val="1"/>
      <w:marLeft w:val="0"/>
      <w:marRight w:val="0"/>
      <w:marTop w:val="0"/>
      <w:marBottom w:val="0"/>
      <w:divBdr>
        <w:top w:val="none" w:sz="0" w:space="0" w:color="auto"/>
        <w:left w:val="none" w:sz="0" w:space="0" w:color="auto"/>
        <w:bottom w:val="none" w:sz="0" w:space="0" w:color="auto"/>
        <w:right w:val="none" w:sz="0" w:space="0" w:color="auto"/>
      </w:divBdr>
    </w:div>
    <w:div w:id="1637567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6.jpeg" Id="rId13" /><Relationship Type="http://schemas.openxmlformats.org/officeDocument/2006/relationships/image" Target="media/image11.png" Id="rId18" /><Relationship Type="http://schemas.openxmlformats.org/officeDocument/2006/relationships/image" Target="media/image19.png" Id="rId26" /><Relationship Type="http://schemas.openxmlformats.org/officeDocument/2006/relationships/styles" Target="styles.xml" Id="rId3" /><Relationship Type="http://schemas.openxmlformats.org/officeDocument/2006/relationships/image" Target="media/image14.png" Id="rId21" /><Relationship Type="http://schemas.openxmlformats.org/officeDocument/2006/relationships/image" Target="media/image27.jpeg" Id="rId34" /><Relationship Type="http://schemas.openxmlformats.org/officeDocument/2006/relationships/endnotes" Target="endnotes.xml" Id="rId7" /><Relationship Type="http://schemas.openxmlformats.org/officeDocument/2006/relationships/image" Target="media/image5.jpeg" Id="rId12" /><Relationship Type="http://schemas.openxmlformats.org/officeDocument/2006/relationships/image" Target="media/image10.png" Id="rId17" /><Relationship Type="http://schemas.openxmlformats.org/officeDocument/2006/relationships/image" Target="media/image18.png" Id="rId25" /><Relationship Type="http://schemas.openxmlformats.org/officeDocument/2006/relationships/image" Target="media/image26.jpeg" Id="rId33" /><Relationship Type="http://schemas.openxmlformats.org/officeDocument/2006/relationships/theme" Target="theme/theme1.xml" Id="rId38"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image" Target="media/image13.png" Id="rId20" /><Relationship Type="http://schemas.openxmlformats.org/officeDocument/2006/relationships/image" Target="media/image22.jpeg"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image" Target="media/image17.png" Id="rId24" /><Relationship Type="http://schemas.openxmlformats.org/officeDocument/2006/relationships/image" Target="media/image25.jpeg" Id="rId32" /><Relationship Type="http://schemas.microsoft.com/office/2011/relationships/people" Target="people.xml" Id="rId37"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image" Target="media/image16.png" Id="rId23" /><Relationship Type="http://schemas.openxmlformats.org/officeDocument/2006/relationships/image" Target="media/image21.png" Id="rId28" /><Relationship Type="http://schemas.openxmlformats.org/officeDocument/2006/relationships/fontTable" Target="fontTable.xml" Id="rId36" /><Relationship Type="http://schemas.openxmlformats.org/officeDocument/2006/relationships/image" Target="media/image3.jpeg" Id="rId10" /><Relationship Type="http://schemas.openxmlformats.org/officeDocument/2006/relationships/image" Target="media/image12.png" Id="rId19" /><Relationship Type="http://schemas.openxmlformats.org/officeDocument/2006/relationships/image" Target="media/image24.jpeg" Id="rId31" /><Relationship Type="http://schemas.openxmlformats.org/officeDocument/2006/relationships/settings" Target="settings.xml" Id="rId4" /><Relationship Type="http://schemas.openxmlformats.org/officeDocument/2006/relationships/image" Target="media/image2.jpeg" Id="rId9" /><Relationship Type="http://schemas.openxmlformats.org/officeDocument/2006/relationships/image" Target="media/image7.png" Id="rId14" /><Relationship Type="http://schemas.openxmlformats.org/officeDocument/2006/relationships/image" Target="media/image15.png" Id="rId22" /><Relationship Type="http://schemas.openxmlformats.org/officeDocument/2006/relationships/image" Target="media/image20.png" Id="rId27" /><Relationship Type="http://schemas.openxmlformats.org/officeDocument/2006/relationships/image" Target="media/image23.jpeg" Id="rId30" /><Relationship Type="http://schemas.openxmlformats.org/officeDocument/2006/relationships/image" Target="media/image28.JPG" Id="rId3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18AC9D5-D539-42AC-953A-9BCA42A64D00}">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Brennan Jay</dc:creator>
  <keywords/>
  <dc:description/>
  <lastModifiedBy>Jun Lu</lastModifiedBy>
  <revision>85</revision>
  <dcterms:created xsi:type="dcterms:W3CDTF">2017-11-16T18:11:00.0000000Z</dcterms:created>
  <dcterms:modified xsi:type="dcterms:W3CDTF">2018-07-05T12:09:23.0199277Z</dcterms:modified>
</coreProperties>
</file>